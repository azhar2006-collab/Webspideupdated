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dvvv7b4c98u" w:id="0"/>
      <w:bookmarkEnd w:id="0"/>
      <w:r w:rsidDel="00000000" w:rsidR="00000000" w:rsidRPr="00000000">
        <w:rPr>
          <w:b w:val="1"/>
          <w:bCs w:val="1"/>
          <w:sz w:val="46"/>
          <w:szCs w:val="46"/>
          <w:rtl w:val="0"/>
        </w:rPr>
        <w:t xml:space="preserve">BACKEND DEVELOPMENT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o7f0his90cl"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Backend Development Services for Scalable Applications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Backend Development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Build secure, scalable backend systems with Webspide’s API, database, cloud, microservices, and application development services for global businesses.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Backend development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Backend development company</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Backend web development</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Backend website development</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Backend web development services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Backend development solutions</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Backend application development</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Backend app development</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Backend API development</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Custom backend development</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Python backend development</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Cloud backend development</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Database development services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Microservices development</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Server-side development services</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backend-development</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https://www.webspide.com/backend-development</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https://www.webspide.com/backend-development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5to7y07h0p14"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68mfkopg5yy"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20"/>
        </w:numPr>
        <w:spacing w:after="0" w:afterAutospacing="0" w:before="240" w:lineRule="auto"/>
        <w:ind w:left="720" w:hanging="360"/>
      </w:pPr>
      <w:r w:rsidDel="00000000" w:rsidR="00000000" w:rsidRPr="00000000">
        <w:rPr>
          <w:rtl w:val="0"/>
        </w:rPr>
        <w:t xml:space="preserve">Custom Backend Development</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API Development &amp; Integration</w:t>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Database Management &amp; Optimization</w:t>
      </w:r>
    </w:p>
    <w:p w:rsidR="00000000" w:rsidDel="00000000" w:rsidP="00000000" w:rsidRDefault="00000000" w:rsidRPr="00000000" w14:paraId="00000022">
      <w:pPr>
        <w:numPr>
          <w:ilvl w:val="0"/>
          <w:numId w:val="20"/>
        </w:numPr>
        <w:spacing w:after="0" w:afterAutospacing="0" w:before="0" w:beforeAutospacing="0" w:lineRule="auto"/>
        <w:ind w:left="720" w:hanging="360"/>
      </w:pPr>
      <w:r w:rsidDel="00000000" w:rsidR="00000000" w:rsidRPr="00000000">
        <w:rPr>
          <w:rtl w:val="0"/>
        </w:rPr>
        <w:t xml:space="preserve">Authentication &amp; Security Development</w:t>
      </w:r>
    </w:p>
    <w:p w:rsidR="00000000" w:rsidDel="00000000" w:rsidP="00000000" w:rsidRDefault="00000000" w:rsidRPr="00000000" w14:paraId="00000023">
      <w:pPr>
        <w:numPr>
          <w:ilvl w:val="0"/>
          <w:numId w:val="20"/>
        </w:numPr>
        <w:spacing w:after="0" w:afterAutospacing="0" w:before="0" w:beforeAutospacing="0" w:lineRule="auto"/>
        <w:ind w:left="720" w:hanging="360"/>
      </w:pPr>
      <w:r w:rsidDel="00000000" w:rsidR="00000000" w:rsidRPr="00000000">
        <w:rPr>
          <w:rtl w:val="0"/>
        </w:rPr>
        <w:t xml:space="preserve">Cloud-Based &amp; Serverless Development</w:t>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rtl w:val="0"/>
        </w:rPr>
        <w:t xml:space="preserve">Real-Time Data Processing &amp; WebSockets</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Microservices Architecture Development</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CMS &amp; E-Commerce Backend Development</w:t>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rtl w:val="0"/>
        </w:rPr>
        <w:t xml:space="preserve">AI &amp; Machine Learning Backend Solutions</w:t>
      </w:r>
    </w:p>
    <w:p w:rsidR="00000000" w:rsidDel="00000000" w:rsidP="00000000" w:rsidRDefault="00000000" w:rsidRPr="00000000" w14:paraId="00000028">
      <w:pPr>
        <w:spacing w:after="240" w:before="0" w:beforeAutospacing="0" w:lineRule="auto"/>
        <w:pPrChange w:author="Parveen Banu" w:id="0" w:date="2026-07-22T12:33:40Z">
          <w:pPr>
            <w:numPr>
              <w:ilvl w:val="0"/>
              <w:numId w:val="20"/>
            </w:numPr>
            <w:spacing w:after="240" w:before="240" w:lineRule="auto"/>
            <w:ind w:left="720" w:hanging="360"/>
          </w:pPr>
        </w:pPrChange>
      </w:pPr>
      <w:r w:rsidDel="00000000" w:rsidR="00000000" w:rsidRPr="00000000">
        <w:rPr>
          <w:rtl w:val="0"/>
        </w:rPr>
        <w:t xml:space="preserve">DevOps &amp; Continuous Integration</w:t>
      </w:r>
    </w:p>
    <w:p w:rsidR="00000000" w:rsidDel="00000000" w:rsidP="00000000" w:rsidRDefault="00000000" w:rsidRPr="00000000" w14:paraId="00000029">
      <w:pPr>
        <w:spacing w:after="240" w:before="240" w:lineRule="auto"/>
        <w:rPr/>
      </w:pPr>
      <w:r w:rsidDel="00000000" w:rsidR="00000000" w:rsidRPr="00000000">
        <w:rPr>
          <w:rtl w:val="0"/>
        </w:rPr>
        <w:t xml:space="preserve">Each service navigation item should redirect users to its respective section on the same page.</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fnr7uz5hqcxi" w:id="4"/>
      <w:bookmarkEnd w:id="4"/>
      <w:r w:rsidDel="00000000" w:rsidR="00000000" w:rsidRPr="00000000">
        <w:rPr>
          <w:b w:val="1"/>
          <w:bCs w:val="1"/>
          <w:sz w:val="46"/>
          <w:szCs w:val="46"/>
          <w:rtl w:val="0"/>
        </w:rPr>
        <w:t xml:space="preserve">Backend Development Services</w:t>
      </w:r>
    </w:p>
    <w:p w:rsidR="00000000" w:rsidDel="00000000" w:rsidP="00000000" w:rsidRDefault="00000000" w:rsidRPr="00000000" w14:paraId="0000002B">
      <w:pPr>
        <w:spacing w:after="240" w:before="240" w:lineRule="auto"/>
        <w:rPr/>
      </w:pPr>
      <w:r w:rsidDel="00000000" w:rsidR="00000000" w:rsidRPr="00000000">
        <w:rPr>
          <w:rtl w:val="0"/>
        </w:rPr>
        <w:t xml:space="preserve">Webspide delivers secure, scalable, and high-performance backend development services for startups, enterprises, and global businesses. We build reliable server-side systems, databases, APIs, cloud solutions, and integrations tailored to your operational needs. From architecture planning to deployment and support, our backend specialists create stable digital foundations that support long-term business growth.</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ymtomxefx85s" w:id="5"/>
      <w:bookmarkEnd w:id="5"/>
      <w:r w:rsidDel="00000000" w:rsidR="00000000" w:rsidRPr="00000000">
        <w:rPr>
          <w:b w:val="1"/>
          <w:bCs w:val="1"/>
          <w:sz w:val="46"/>
          <w:szCs w:val="46"/>
          <w:rtl w:val="0"/>
        </w:rPr>
        <w:t xml:space="preserve">SECTION 2 – INTRODUCTION TO BACKEND DEVELOPMENT SERVICES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n8p8rtx0v1nl" w:id="6"/>
      <w:bookmarkEnd w:id="6"/>
      <w:r w:rsidDel="00000000" w:rsidR="00000000" w:rsidRPr="00000000">
        <w:rPr>
          <w:b w:val="1"/>
          <w:bCs w:val="1"/>
          <w:sz w:val="34"/>
          <w:szCs w:val="34"/>
          <w:rtl w:val="0"/>
        </w:rPr>
        <w:t xml:space="preserve">Powering Seamless Digital Experiences with Backend Development</w:t>
      </w:r>
    </w:p>
    <w:p w:rsidR="00000000" w:rsidDel="00000000" w:rsidP="00000000" w:rsidRDefault="00000000" w:rsidRPr="00000000" w14:paraId="00000030">
      <w:pPr>
        <w:spacing w:after="240" w:before="240" w:lineRule="auto"/>
        <w:rPr/>
      </w:pPr>
      <w:r w:rsidDel="00000000" w:rsidR="00000000" w:rsidRPr="00000000">
        <w:rPr>
          <w:rtl w:val="0"/>
        </w:rPr>
        <w:t xml:space="preserve">A reliable backend is essential for every high-performing web or mobile application. Webspide provides backend development services focused on speed, security, scalability, and seamless system communication. Whether you need APIs, databases, cloud infrastructure, business logic, or real-time processing, we build tailored solutions that support efficient digital operations.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ht41irtpef1" w:id="7"/>
      <w:bookmarkEnd w:id="7"/>
      <w:r w:rsidDel="00000000" w:rsidR="00000000" w:rsidRPr="00000000">
        <w:rPr>
          <w:b w:val="1"/>
          <w:bCs w:val="1"/>
          <w:color w:val="000000"/>
          <w:sz w:val="26"/>
          <w:szCs w:val="26"/>
          <w:rtl w:val="0"/>
        </w:rPr>
        <w:t xml:space="preserve">Robust Security &amp; Authentication</w:t>
      </w:r>
    </w:p>
    <w:p w:rsidR="00000000" w:rsidDel="00000000" w:rsidP="00000000" w:rsidRDefault="00000000" w:rsidRPr="00000000" w14:paraId="00000032">
      <w:pPr>
        <w:spacing w:after="240" w:before="240" w:lineRule="auto"/>
        <w:rPr/>
      </w:pPr>
      <w:r w:rsidDel="00000000" w:rsidR="00000000" w:rsidRPr="00000000">
        <w:rPr>
          <w:rtl w:val="0"/>
        </w:rPr>
        <w:t xml:space="preserve">We implement secure authentication, role-based access, encryption, validation, and responsible coding practices to protect users, transactions, and business data. Our backend development solutions reduce vulnerabilities and support dependable access across connected applications, platforms, and services.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sw8p1w4i2ul" w:id="8"/>
      <w:bookmarkEnd w:id="8"/>
      <w:r w:rsidDel="00000000" w:rsidR="00000000" w:rsidRPr="00000000">
        <w:rPr>
          <w:b w:val="1"/>
          <w:bCs w:val="1"/>
          <w:color w:val="000000"/>
          <w:sz w:val="26"/>
          <w:szCs w:val="26"/>
          <w:rtl w:val="0"/>
        </w:rPr>
        <w:t xml:space="preserve">Scalable Architecture for Growth</w:t>
      </w:r>
    </w:p>
    <w:p w:rsidR="00000000" w:rsidDel="00000000" w:rsidP="00000000" w:rsidRDefault="00000000" w:rsidRPr="00000000" w14:paraId="00000034">
      <w:pPr>
        <w:spacing w:after="240" w:before="240" w:lineRule="auto"/>
        <w:rPr/>
      </w:pPr>
      <w:r w:rsidDel="00000000" w:rsidR="00000000" w:rsidRPr="00000000">
        <w:rPr>
          <w:rtl w:val="0"/>
        </w:rPr>
        <w:t xml:space="preserve">Our backend development company designs modular, flexible architectures that support increasing traffic, users, transactions, integrations, and business functions. Scalable infrastructure helps your application expand smoothly without frequent rebuilding or unnecessary disruption to existing digital operations.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2rcvd298ix86" w:id="9"/>
      <w:bookmarkEnd w:id="9"/>
      <w:r w:rsidDel="00000000" w:rsidR="00000000" w:rsidRPr="00000000">
        <w:rPr>
          <w:b w:val="1"/>
          <w:bCs w:val="1"/>
          <w:color w:val="000000"/>
          <w:sz w:val="26"/>
          <w:szCs w:val="26"/>
          <w:rtl w:val="0"/>
        </w:rPr>
        <w:t xml:space="preserve">Seamless API Integration</w:t>
      </w:r>
    </w:p>
    <w:p w:rsidR="00000000" w:rsidDel="00000000" w:rsidP="00000000" w:rsidRDefault="00000000" w:rsidRPr="00000000" w14:paraId="00000036">
      <w:pPr>
        <w:spacing w:after="240" w:before="240" w:lineRule="auto"/>
        <w:rPr/>
      </w:pPr>
      <w:r w:rsidDel="00000000" w:rsidR="00000000" w:rsidRPr="00000000">
        <w:rPr>
          <w:rtl w:val="0"/>
        </w:rPr>
        <w:t xml:space="preserve">We develop and integrate secure APIs connecting front-end applications, payment systems, CRMs, ERPs, cloud platforms, and external services. Reliable API communication improves automation, reduces repetitive work, and creates consistent data flow across your entire digital ecosystem.</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tzso7gjcgm16" w:id="10"/>
      <w:bookmarkEnd w:id="10"/>
      <w:r w:rsidDel="00000000" w:rsidR="00000000" w:rsidRPr="00000000">
        <w:rPr>
          <w:b w:val="1"/>
          <w:bCs w:val="1"/>
          <w:color w:val="000000"/>
          <w:sz w:val="26"/>
          <w:szCs w:val="26"/>
          <w:rtl w:val="0"/>
        </w:rPr>
        <w:t xml:space="preserve">Cloud-Based &amp; Serverless Solutions</w:t>
      </w:r>
    </w:p>
    <w:p w:rsidR="00000000" w:rsidDel="00000000" w:rsidP="00000000" w:rsidRDefault="00000000" w:rsidRPr="00000000" w14:paraId="00000038">
      <w:pPr>
        <w:spacing w:after="240" w:before="240" w:lineRule="auto"/>
        <w:rPr/>
      </w:pPr>
      <w:r w:rsidDel="00000000" w:rsidR="00000000" w:rsidRPr="00000000">
        <w:rPr>
          <w:rtl w:val="0"/>
        </w:rPr>
        <w:t xml:space="preserve">Our cloud and serverless backend development services improve flexibility, availability, and infrastructure efficiency. We design solutions for leading cloud platforms, enabling automatic scaling, managed services, and dependable deployment without unnecessary server-management complexity.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3p3k6rk7g4jd" w:id="11"/>
      <w:bookmarkEnd w:id="11"/>
      <w:r w:rsidDel="00000000" w:rsidR="00000000" w:rsidRPr="00000000">
        <w:rPr>
          <w:b w:val="1"/>
          <w:bCs w:val="1"/>
          <w:color w:val="000000"/>
          <w:sz w:val="26"/>
          <w:szCs w:val="26"/>
          <w:rtl w:val="0"/>
        </w:rPr>
        <w:t xml:space="preserve">Optimized Database Management</w:t>
      </w:r>
    </w:p>
    <w:p w:rsidR="00000000" w:rsidDel="00000000" w:rsidP="00000000" w:rsidRDefault="00000000" w:rsidRPr="00000000" w14:paraId="0000003A">
      <w:pPr>
        <w:spacing w:after="240" w:before="240" w:lineRule="auto"/>
        <w:rPr/>
      </w:pPr>
      <w:r w:rsidDel="00000000" w:rsidR="00000000" w:rsidRPr="00000000">
        <w:rPr>
          <w:rtl w:val="0"/>
        </w:rPr>
        <w:t xml:space="preserve">We design structured databases, optimise queries, implement caching, and establish reliable backup strategies for consistent application performance. Effective database management supports faster responses, accurate information, secure access, and efficient processing as your data volume increases.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h11rufde8dm" w:id="12"/>
      <w:bookmarkEnd w:id="12"/>
      <w:r w:rsidDel="00000000" w:rsidR="00000000" w:rsidRPr="00000000">
        <w:rPr>
          <w:b w:val="1"/>
          <w:bCs w:val="1"/>
          <w:color w:val="000000"/>
          <w:sz w:val="26"/>
          <w:szCs w:val="26"/>
          <w:rtl w:val="0"/>
        </w:rPr>
        <w:t xml:space="preserve">End-to-End Support &amp; Maintenance</w:t>
      </w:r>
    </w:p>
    <w:p w:rsidR="00000000" w:rsidDel="00000000" w:rsidP="00000000" w:rsidRDefault="00000000" w:rsidRPr="00000000" w14:paraId="0000003C">
      <w:pPr>
        <w:spacing w:after="240" w:before="240" w:lineRule="auto"/>
        <w:rPr/>
      </w:pPr>
      <w:r w:rsidDel="00000000" w:rsidR="00000000" w:rsidRPr="00000000">
        <w:rPr>
          <w:rtl w:val="0"/>
        </w:rPr>
        <w:t xml:space="preserve">Our backend development co</w:t>
      </w:r>
      <w:ins w:author="Parveen Banu" w:id="1" w:date="2026-07-22T13:05:36Z">
        <w:r w:rsidDel="00000000" w:rsidR="00000000" w:rsidRPr="00000000">
          <w:rPr>
            <w:rtl w:val="0"/>
          </w:rPr>
          <w:t xml:space="preserve"> </w:t>
        </w:r>
      </w:ins>
      <w:r w:rsidDel="00000000" w:rsidR="00000000" w:rsidRPr="00000000">
        <w:rPr>
          <w:rtl w:val="0"/>
        </w:rPr>
        <w:t xml:space="preserve">mpany provides monitoring, troubleshooting, security updates, performance optimisation, and feature improvements after launch. Ongoing support keeps your backend reliable, secure, compatible, and prepared for changing business requirements and technology environments.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vgu4afxlv6n8" w:id="13"/>
      <w:bookmarkEnd w:id="13"/>
      <w:r w:rsidDel="00000000" w:rsidR="00000000" w:rsidRPr="00000000">
        <w:rPr>
          <w:b w:val="1"/>
          <w:bCs w:val="1"/>
          <w:sz w:val="46"/>
          <w:szCs w:val="46"/>
          <w:rtl w:val="0"/>
        </w:rPr>
        <w:t xml:space="preserve">SECTION 3 – OUR BACKEND DEVELOPMENT SERVICES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q8nnazgmhm6" w:id="14"/>
      <w:bookmarkEnd w:id="14"/>
      <w:r w:rsidDel="00000000" w:rsidR="00000000" w:rsidRPr="00000000">
        <w:rPr>
          <w:b w:val="1"/>
          <w:bCs w:val="1"/>
          <w:sz w:val="34"/>
          <w:szCs w:val="34"/>
          <w:rtl w:val="0"/>
        </w:rPr>
        <w:t xml:space="preserve">Our Backend Development Services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cy9ch275ny9a" w:id="15"/>
      <w:bookmarkEnd w:id="15"/>
      <w:r w:rsidDel="00000000" w:rsidR="00000000" w:rsidRPr="00000000">
        <w:rPr>
          <w:b w:val="1"/>
          <w:bCs w:val="1"/>
          <w:sz w:val="34"/>
          <w:szCs w:val="34"/>
          <w:rtl w:val="0"/>
        </w:rPr>
        <w:t xml:space="preserve">01. Custom Backend Development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2">
      <w:pPr>
        <w:spacing w:after="240" w:before="240" w:lineRule="auto"/>
        <w:rPr/>
      </w:pPr>
      <w:r w:rsidDel="00000000" w:rsidR="00000000" w:rsidRPr="00000000">
        <w:rPr>
          <w:rtl w:val="0"/>
        </w:rPr>
        <w:t xml:space="preserve">Webspide provides custom backend development services for businesses that need reliable server-side systems built around their specific operations. We analyse application requirements, user roles, workflows, data volumes, integrations, and expected growth before defining the architecture. This planning helps us create a backend that supports stable performance, secure processing, and smooth communication with web or mobile interfaces.</w:t>
      </w:r>
    </w:p>
    <w:p w:rsidR="00000000" w:rsidDel="00000000" w:rsidP="00000000" w:rsidRDefault="00000000" w:rsidRPr="00000000" w14:paraId="00000043">
      <w:pPr>
        <w:spacing w:after="240" w:before="240" w:lineRule="auto"/>
        <w:rPr/>
      </w:pPr>
      <w:r w:rsidDel="00000000" w:rsidR="00000000" w:rsidRPr="00000000">
        <w:rPr>
          <w:rtl w:val="0"/>
        </w:rPr>
        <w:t xml:space="preserve">Our developers build business logic, databases, authentication, administrative controls, notifications, reporting functions, and background processes using technologies suited to the project. We focus on clean architecture, reusable components, validation, error handling, and documentation. These practices make the system easier to maintain while allowing new modules, users, and integrations to be added as business requirements develop.</w:t>
      </w:r>
    </w:p>
    <w:p w:rsidR="00000000" w:rsidDel="00000000" w:rsidP="00000000" w:rsidRDefault="00000000" w:rsidRPr="00000000" w14:paraId="00000044">
      <w:pPr>
        <w:spacing w:after="240" w:before="240" w:lineRule="auto"/>
        <w:rPr/>
      </w:pPr>
      <w:r w:rsidDel="00000000" w:rsidR="00000000" w:rsidRPr="00000000">
        <w:rPr>
          <w:rtl w:val="0"/>
        </w:rPr>
        <w:t xml:space="preserve">From backend application development and API creation to cloud deployment and ongoing support, we manage the complete delivery process. Every solution is tested for functionality, performance, security, and compatibility before release. The result is a scalable, maintainable, and high-performing backend foundation that helps your digital platform operate efficiently and supports long-term business growth across international markets. Clear technical documentation supports maintenance, onboarding, troubleshooting, and planned application improvements.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Your Custom Backend</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jq3vkqf1gymb" w:id="16"/>
      <w:bookmarkEnd w:id="16"/>
      <w:r w:rsidDel="00000000" w:rsidR="00000000" w:rsidRPr="00000000">
        <w:rPr>
          <w:b w:val="1"/>
          <w:bCs w:val="1"/>
          <w:sz w:val="34"/>
          <w:szCs w:val="34"/>
          <w:rtl w:val="0"/>
        </w:rPr>
        <w:t xml:space="preserve">02. API Development &amp; Integration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9">
      <w:pPr>
        <w:spacing w:after="240" w:before="240" w:lineRule="auto"/>
        <w:rPr/>
      </w:pPr>
      <w:r w:rsidDel="00000000" w:rsidR="00000000" w:rsidRPr="00000000">
        <w:rPr>
          <w:rtl w:val="0"/>
        </w:rPr>
        <w:t xml:space="preserve">Webspide develops secure, scalable APIs that allow applications, databases, platforms, and third-party services to exchange information efficiently. We begin by understanding the systems involved, required data, access permissions, transaction frequency, and business purpose. This helps us design API structures that are practical, maintainable, and aligned with your existing technology environment.</w:t>
      </w:r>
    </w:p>
    <w:p w:rsidR="00000000" w:rsidDel="00000000" w:rsidP="00000000" w:rsidRDefault="00000000" w:rsidRPr="00000000" w14:paraId="0000004A">
      <w:pPr>
        <w:spacing w:after="240" w:before="240" w:lineRule="auto"/>
        <w:rPr/>
      </w:pPr>
      <w:r w:rsidDel="00000000" w:rsidR="00000000" w:rsidRPr="00000000">
        <w:rPr>
          <w:rtl w:val="0"/>
        </w:rPr>
        <w:t xml:space="preserve">Our backend API development services include RESTful APIs, GraphQL implementations, webhook connections, and selected legacy integrations where required. We connect payment gateways, CRMs, ERPs, shipping services, cloud platforms, authentication providers, communication tools, and analytics systems. Secure authentication, input validation, error handling, rate controls, logging, and clear documentation support dependable communication between connected services.</w:t>
      </w:r>
    </w:p>
    <w:p w:rsidR="00000000" w:rsidDel="00000000" w:rsidP="00000000" w:rsidRDefault="00000000" w:rsidRPr="00000000" w14:paraId="0000004B">
      <w:pPr>
        <w:spacing w:after="240" w:before="240" w:lineRule="auto"/>
        <w:rPr/>
      </w:pPr>
      <w:r w:rsidDel="00000000" w:rsidR="00000000" w:rsidRPr="00000000">
        <w:rPr>
          <w:rtl w:val="0"/>
        </w:rPr>
        <w:t xml:space="preserve">Whether you need a new API, an integration with an external provider, or improvements to existing endpoints, our team manages development, testing, deployment, and monitoring. We focus on data consistency, performance, security, and future scalability. The completed integration reduces repetitive manual work, improves automation, and creates a connected digital ecosystem for employees, customers, partners, and operational teams. Detailed API documentation also supports future maintenance, partner onboarding, testing, and integration upgrades.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Connect Your Applications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e5kjpozh4cq8" w:id="17"/>
      <w:bookmarkEnd w:id="17"/>
      <w:r w:rsidDel="00000000" w:rsidR="00000000" w:rsidRPr="00000000">
        <w:rPr>
          <w:b w:val="1"/>
          <w:bCs w:val="1"/>
          <w:sz w:val="34"/>
          <w:szCs w:val="34"/>
          <w:rtl w:val="0"/>
        </w:rPr>
        <w:t xml:space="preserve">03. Database Management &amp; Optimization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0">
      <w:pPr>
        <w:spacing w:after="240" w:before="240" w:lineRule="auto"/>
        <w:rPr/>
      </w:pPr>
      <w:r w:rsidDel="00000000" w:rsidR="00000000" w:rsidRPr="00000000">
        <w:rPr>
          <w:rtl w:val="0"/>
        </w:rPr>
        <w:t xml:space="preserve">Webspide provides database management and optimization services for applications that require accurate, secure, and quickly accessible information. We assess data relationships, transaction patterns, reporting needs, expected growth, and recovery requirements before designing or improving the database structure. A carefully planned data layer helps applications remain responsive and dependable as usage increases.</w:t>
      </w:r>
    </w:p>
    <w:p w:rsidR="00000000" w:rsidDel="00000000" w:rsidP="00000000" w:rsidRDefault="00000000" w:rsidRPr="00000000" w14:paraId="00000051">
      <w:pPr>
        <w:spacing w:after="240" w:before="240" w:lineRule="auto"/>
        <w:rPr/>
      </w:pPr>
      <w:r w:rsidDel="00000000" w:rsidR="00000000" w:rsidRPr="00000000">
        <w:rPr>
          <w:rtl w:val="0"/>
        </w:rPr>
        <w:t xml:space="preserve">Our team works with relational and NoSQL technologies, selecting the appropriate option for each project. Services can include schema design, indexing, query optimization, caching, data validation, access controls, backup planning, replication, and migration. We also review slow queries, inefficient structures, and excessive server usage to identify practical performance improvements without compromising data integrity or application functionality.</w:t>
      </w:r>
    </w:p>
    <w:p w:rsidR="00000000" w:rsidDel="00000000" w:rsidP="00000000" w:rsidRDefault="00000000" w:rsidRPr="00000000" w14:paraId="00000052">
      <w:pPr>
        <w:spacing w:after="240" w:before="240" w:lineRule="auto"/>
        <w:rPr/>
      </w:pPr>
      <w:r w:rsidDel="00000000" w:rsidR="00000000" w:rsidRPr="00000000">
        <w:rPr>
          <w:rtl w:val="0"/>
        </w:rPr>
        <w:t xml:space="preserve">Whether you need a new database, performance tuning, cloud migration, or support for a growing backend application, we provide structured solutions and documentation. Security, consistency, availability, and maintainability guide every decision. The result is an optimized database environment that supports faster responses, reliable reporting, smooth transactions, and scalable backend development solutions for international business operations. Documented structures and maintenance guidance also support safer updates, troubleshooting, and future application development.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Optimize Your Database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yrf77r37i0g1" w:id="18"/>
      <w:bookmarkEnd w:id="18"/>
      <w:r w:rsidDel="00000000" w:rsidR="00000000" w:rsidRPr="00000000">
        <w:rPr>
          <w:b w:val="1"/>
          <w:bCs w:val="1"/>
          <w:sz w:val="34"/>
          <w:szCs w:val="34"/>
          <w:rtl w:val="0"/>
        </w:rPr>
        <w:t xml:space="preserve">04. Authentication &amp; Security Development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7">
      <w:pPr>
        <w:spacing w:after="240" w:before="240" w:lineRule="auto"/>
        <w:rPr/>
      </w:pPr>
      <w:r w:rsidDel="00000000" w:rsidR="00000000" w:rsidRPr="00000000">
        <w:rPr>
          <w:rtl w:val="0"/>
        </w:rPr>
        <w:t xml:space="preserve">Webspide develops secure authentication and backend protection mechanisms for applications handling users, transactions, business information, and connected services. We review access requirements, user roles, data sensitivity, compliance expectations, and common threat scenarios before defining the security approach. This allows protective controls to be integrated into the architecture instead of added only after development.</w:t>
      </w:r>
    </w:p>
    <w:p w:rsidR="00000000" w:rsidDel="00000000" w:rsidP="00000000" w:rsidRDefault="00000000" w:rsidRPr="00000000" w14:paraId="00000058">
      <w:pPr>
        <w:spacing w:after="240" w:before="240" w:lineRule="auto"/>
        <w:rPr/>
      </w:pPr>
      <w:r w:rsidDel="00000000" w:rsidR="00000000" w:rsidRPr="00000000">
        <w:rPr>
          <w:rtl w:val="0"/>
        </w:rPr>
        <w:t xml:space="preserve">Our services can include OAuth, JSON Web Tokens, multi-factor authentication, single sign-on, role-based access control, session management, encryption, secure password handling, and API authorization. We also apply input validation, rate limiting, audit logging, secure configuration, and responsible coding practices to reduce exposure to common vulnerabilities and unauthorized access attempts.</w:t>
      </w:r>
    </w:p>
    <w:p w:rsidR="00000000" w:rsidDel="00000000" w:rsidP="00000000" w:rsidRDefault="00000000" w:rsidRPr="00000000" w14:paraId="00000059">
      <w:pPr>
        <w:spacing w:after="240" w:before="240" w:lineRule="auto"/>
        <w:rPr/>
      </w:pPr>
      <w:r w:rsidDel="00000000" w:rsidR="00000000" w:rsidRPr="00000000">
        <w:rPr>
          <w:rtl w:val="0"/>
        </w:rPr>
        <w:t xml:space="preserve">Security is verified through code review, functional testing, vulnerability assessment, and configuration checks appropriate to the project. We also support security patches, monitoring, and ongoing improvements after launch. The result is a dependable backend development solution that protects users and business data while maintaining practical access, stable performance, and smooth integration across web, mobile, cloud, and enterprise applications. Clear security documentation also supports internal governance, audits, maintenance, and responsible future enhancements.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Secure Your Backend System</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m48lo6iwy2cy" w:id="19"/>
      <w:bookmarkEnd w:id="19"/>
      <w:r w:rsidDel="00000000" w:rsidR="00000000" w:rsidRPr="00000000">
        <w:rPr>
          <w:b w:val="1"/>
          <w:bCs w:val="1"/>
          <w:sz w:val="34"/>
          <w:szCs w:val="34"/>
          <w:rtl w:val="0"/>
        </w:rPr>
        <w:t xml:space="preserve">05. Cloud-Based &amp; Serverless Development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E">
      <w:pPr>
        <w:spacing w:after="240" w:before="240" w:lineRule="auto"/>
        <w:rPr/>
      </w:pPr>
      <w:r w:rsidDel="00000000" w:rsidR="00000000" w:rsidRPr="00000000">
        <w:rPr>
          <w:rtl w:val="0"/>
        </w:rPr>
        <w:t xml:space="preserve">Webspide builds cloud-based and serverless backend solutions for businesses that need flexible infrastructure, reliable availability, and efficient scaling. We evaluate application workloads, traffic patterns, storage requirements, security considerations, and operational budgets before recommending an appropriate cloud architecture. This ensures the selected environment supports both current performance and future business growth.</w:t>
      </w:r>
    </w:p>
    <w:p w:rsidR="00000000" w:rsidDel="00000000" w:rsidP="00000000" w:rsidRDefault="00000000" w:rsidRPr="00000000" w14:paraId="0000005F">
      <w:pPr>
        <w:spacing w:after="240" w:before="240" w:lineRule="auto"/>
        <w:rPr/>
      </w:pPr>
      <w:r w:rsidDel="00000000" w:rsidR="00000000" w:rsidRPr="00000000">
        <w:rPr>
          <w:rtl w:val="0"/>
        </w:rPr>
        <w:t xml:space="preserve">Our backend development services cover cloud application deployment, managed databases, object storage, serverless functions, API gateways, event-driven processing, monitoring, backups, and disaster recovery. We work with platforms such as AWS, Microsoft Azure, and Google Cloud, using suitable managed services to reduce unnecessary infrastructure administration. Auto-scaling and distributed resources help applications respond effectively to changing demand.</w:t>
      </w:r>
    </w:p>
    <w:p w:rsidR="00000000" w:rsidDel="00000000" w:rsidP="00000000" w:rsidRDefault="00000000" w:rsidRPr="00000000" w14:paraId="00000060">
      <w:pPr>
        <w:spacing w:after="240" w:before="240" w:lineRule="auto"/>
        <w:rPr/>
      </w:pPr>
      <w:r w:rsidDel="00000000" w:rsidR="00000000" w:rsidRPr="00000000">
        <w:rPr>
          <w:rtl w:val="0"/>
        </w:rPr>
        <w:t xml:space="preserve">Whether you are launching a cloud-native platform, modernising an existing backend, or moving from traditional servers, our team manages planning, configuration, migration, testing, and deployment. Security permissions, cost visibility, performance, and reliability are considered throughout the process. The completed solution provides a scalable cloud foundation that supports faster releases, dependable operations, and easier expansion across users, regions, and services. Documentation also helps teams understand configurations, costs, monitoring, and future changes.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Your Cloud Backend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55tkwtm75zd1" w:id="20"/>
      <w:bookmarkEnd w:id="20"/>
      <w:r w:rsidDel="00000000" w:rsidR="00000000" w:rsidRPr="00000000">
        <w:rPr>
          <w:b w:val="1"/>
          <w:bCs w:val="1"/>
          <w:sz w:val="34"/>
          <w:szCs w:val="34"/>
          <w:rtl w:val="0"/>
        </w:rPr>
        <w:t xml:space="preserve">06. Real-Time Data Processing &amp; WebSockets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5">
      <w:pPr>
        <w:spacing w:after="240" w:before="240" w:lineRule="auto"/>
        <w:rPr/>
      </w:pPr>
      <w:r w:rsidDel="00000000" w:rsidR="00000000" w:rsidRPr="00000000">
        <w:rPr>
          <w:rtl w:val="0"/>
        </w:rPr>
        <w:t xml:space="preserve">Webspide creates real-time backend solutions for applications that require immediate updates, live communication, and continuous data exchange. We identify expected user volumes, event frequency, latency requirements, message types, and reliability needs before selecting the architecture. This planning supports responsive functionality without placing unnecessary strain on servers, databases, or connected systems.</w:t>
      </w:r>
    </w:p>
    <w:p w:rsidR="00000000" w:rsidDel="00000000" w:rsidP="00000000" w:rsidRDefault="00000000" w:rsidRPr="00000000" w14:paraId="00000066">
      <w:pPr>
        <w:spacing w:after="240" w:before="240" w:lineRule="auto"/>
        <w:rPr/>
      </w:pPr>
      <w:r w:rsidDel="00000000" w:rsidR="00000000" w:rsidRPr="00000000">
        <w:rPr>
          <w:rtl w:val="0"/>
        </w:rPr>
        <w:t xml:space="preserve">Our backend web development services use WebSockets, event-driven processing, message queues, streaming tools, and caching technologies where appropriate. We build features for live chat, notifications, collaboration, tracking, dashboards, bidding, monitoring, and other time-sensitive experiences. Authentication, encrypted connections, event validation, reconnection handling, and controlled message delivery help maintain security and stability.</w:t>
      </w:r>
    </w:p>
    <w:p w:rsidR="00000000" w:rsidDel="00000000" w:rsidP="00000000" w:rsidRDefault="00000000" w:rsidRPr="00000000" w14:paraId="00000067">
      <w:pPr>
        <w:spacing w:after="240" w:before="240" w:lineRule="auto"/>
        <w:rPr/>
      </w:pPr>
      <w:r w:rsidDel="00000000" w:rsidR="00000000" w:rsidRPr="00000000">
        <w:rPr>
          <w:rtl w:val="0"/>
        </w:rPr>
        <w:t xml:space="preserve">We test real-time functions under realistic loads to evaluate response times, concurrent connections, failure handling, and data consistency. Monitoring and logging are configured to identify issues after deployment. The completed solution enables fast, dependable interactions across web and mobile applications while remaining scalable enough to support additional users, events, locations, and real-time business requirements. Clear documentation supports future scaling, monitoring, troubleshooting, service integration, and evolving user expectations.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a Real-Time Application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i3q3q5y7hnwy" w:id="21"/>
      <w:bookmarkEnd w:id="21"/>
      <w:r w:rsidDel="00000000" w:rsidR="00000000" w:rsidRPr="00000000">
        <w:rPr>
          <w:b w:val="1"/>
          <w:bCs w:val="1"/>
          <w:sz w:val="34"/>
          <w:szCs w:val="34"/>
          <w:rtl w:val="0"/>
        </w:rPr>
        <w:t xml:space="preserve">07. Microservices Architecture Development</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C">
      <w:pPr>
        <w:spacing w:after="240" w:before="240" w:lineRule="auto"/>
        <w:rPr/>
      </w:pPr>
      <w:r w:rsidDel="00000000" w:rsidR="00000000" w:rsidRPr="00000000">
        <w:rPr>
          <w:rtl w:val="0"/>
        </w:rPr>
        <w:t xml:space="preserve">Webspide designs microservices architectures for businesses that need modular, independently deployable, and scalable backend systems. We analyse application domains, team responsibilities, integrations, data ownership, traffic patterns, and operational complexity before dividing functionality into appropriate services. This prevents unnecessary fragmentation while creating a structure that supports maintainability and controlled expansion.</w:t>
      </w:r>
    </w:p>
    <w:p w:rsidR="00000000" w:rsidDel="00000000" w:rsidP="00000000" w:rsidRDefault="00000000" w:rsidRPr="00000000" w14:paraId="0000006D">
      <w:pPr>
        <w:spacing w:after="240" w:before="240" w:lineRule="auto"/>
        <w:rPr/>
      </w:pPr>
      <w:r w:rsidDel="00000000" w:rsidR="00000000" w:rsidRPr="00000000">
        <w:rPr>
          <w:rtl w:val="0"/>
        </w:rPr>
        <w:t xml:space="preserve">Each microservice is designed around a clear business capability and communicates through secure APIs, messaging, or event-driven workflows. We can implement containerization, service discovery, API gateways, centralized logging, monitoring, and automated deployment using suitable cloud and DevOps technologies. Fault isolation and independent scaling help critical functions remain stable when demand or issues affect another service.</w:t>
      </w:r>
    </w:p>
    <w:p w:rsidR="00000000" w:rsidDel="00000000" w:rsidP="00000000" w:rsidRDefault="00000000" w:rsidRPr="00000000" w14:paraId="0000006E">
      <w:pPr>
        <w:spacing w:after="240" w:before="240" w:lineRule="auto"/>
        <w:rPr/>
      </w:pPr>
      <w:r w:rsidDel="00000000" w:rsidR="00000000" w:rsidRPr="00000000">
        <w:rPr>
          <w:rtl w:val="0"/>
        </w:rPr>
        <w:t xml:space="preserve">Our backend development company supports microservices planning, development, migration, testing, deployment, and documentation. We also help modernise selected parts of monolithic applications through a staged approach. The result is a resilient backend environment that enables faster feature delivery, flexible scaling, easier maintenance, and improved collaboration across development teams without compromising security, data consistency, or operational visibility. Documented service boundaries support onboarding, governance, troubleshooting, maintenance, and future architectural decisions.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Adopt a Microservices Architecture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3rzqh8tdj5bk" w:id="22"/>
      <w:bookmarkEnd w:id="22"/>
      <w:r w:rsidDel="00000000" w:rsidR="00000000" w:rsidRPr="00000000">
        <w:rPr>
          <w:b w:val="1"/>
          <w:bCs w:val="1"/>
          <w:sz w:val="34"/>
          <w:szCs w:val="34"/>
          <w:rtl w:val="0"/>
        </w:rPr>
        <w:t xml:space="preserve">08. CMS &amp; E-Commerce Backend Development</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3">
      <w:pPr>
        <w:spacing w:after="240" w:before="240" w:lineRule="auto"/>
        <w:rPr/>
      </w:pPr>
      <w:r w:rsidDel="00000000" w:rsidR="00000000" w:rsidRPr="00000000">
        <w:rPr>
          <w:rtl w:val="0"/>
        </w:rPr>
        <w:t xml:space="preserve">Webspide develops secure backend systems for content management platforms and eCommerce websites that require dependable administration, transactions, and data control. We plan the backend around content structures, product catalogues, customer journeys, order processes, permissions, integrations, and reporting needs. This creates an operational foundation tailored to how your organisation manages content or online sales.</w:t>
      </w:r>
    </w:p>
    <w:p w:rsidR="00000000" w:rsidDel="00000000" w:rsidP="00000000" w:rsidRDefault="00000000" w:rsidRPr="00000000" w14:paraId="00000074">
      <w:pPr>
        <w:spacing w:after="240" w:before="240" w:lineRule="auto"/>
        <w:rPr/>
      </w:pPr>
      <w:r w:rsidDel="00000000" w:rsidR="00000000" w:rsidRPr="00000000">
        <w:rPr>
          <w:rtl w:val="0"/>
        </w:rPr>
        <w:t xml:space="preserve">For CMS projects, we build content types, publishing workflows, media management, user roles, multilingual controls, and SEO fields. For eCommerce platforms, we develop product, customer, inventory, pricing, promotion, payment, shipping, tax, and order-management functions. APIs can connect CRM, ERP, accounting, marketing, fulfilment, and analytics systems to reduce manual work and maintain consistent information.</w:t>
      </w:r>
    </w:p>
    <w:p w:rsidR="00000000" w:rsidDel="00000000" w:rsidP="00000000" w:rsidRDefault="00000000" w:rsidRPr="00000000" w14:paraId="00000075">
      <w:pPr>
        <w:spacing w:after="240" w:before="240" w:lineRule="auto"/>
        <w:rPr/>
      </w:pPr>
      <w:r w:rsidDel="00000000" w:rsidR="00000000" w:rsidRPr="00000000">
        <w:rPr>
          <w:rtl w:val="0"/>
        </w:rPr>
        <w:t xml:space="preserve">Our backend web development services include database architecture, security, performance optimization, integration, testing, deployment, and support. Administrative interfaces are structured for practical daily use while protecting sensitive controls and customer data. The finished backend supports efficient content publishing or commerce operations, stable transactions, international growth, and future enhancements as products, markets, users, and business requirements expand. Documentation and administrator guidance also support training, maintenance, reporting, and future operational improvements.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Power Your CMS or Online Store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trpwghfv2zd7" w:id="23"/>
      <w:bookmarkEnd w:id="23"/>
      <w:r w:rsidDel="00000000" w:rsidR="00000000" w:rsidRPr="00000000">
        <w:rPr>
          <w:b w:val="1"/>
          <w:bCs w:val="1"/>
          <w:sz w:val="34"/>
          <w:szCs w:val="34"/>
          <w:rtl w:val="0"/>
        </w:rPr>
        <w:t xml:space="preserve">09. AI &amp; Machine Learning Backend Solutions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A">
      <w:pPr>
        <w:spacing w:after="240" w:before="240" w:lineRule="auto"/>
        <w:rPr/>
      </w:pPr>
      <w:r w:rsidDel="00000000" w:rsidR="00000000" w:rsidRPr="00000000">
        <w:rPr>
          <w:rtl w:val="0"/>
        </w:rPr>
        <w:t xml:space="preserve">Webspide develops backend systems that integrate artificial intelligence and machine learning capabilities into practical business applications. We begin by identifying the required outcome, available data, processing needs, accuracy expectations, user interactions, and integration points. This ensures AI functionality addresses a clear operational or customer requirement rather than adding unnecessary technical complexity.</w:t>
      </w:r>
    </w:p>
    <w:p w:rsidR="00000000" w:rsidDel="00000000" w:rsidP="00000000" w:rsidRDefault="00000000" w:rsidRPr="00000000" w14:paraId="0000007B">
      <w:pPr>
        <w:spacing w:after="240" w:before="240" w:lineRule="auto"/>
        <w:rPr/>
      </w:pPr>
      <w:r w:rsidDel="00000000" w:rsidR="00000000" w:rsidRPr="00000000">
        <w:rPr>
          <w:rtl w:val="0"/>
        </w:rPr>
        <w:t xml:space="preserve">Our backend development services can support recommendation engines, intelligent search, chatbots, document processing, predictive analytics, classification, image analysis, and workflow automation. We connect trained models or approved AI services through secure APIs and build the surrounding data pipelines, business logic, access controls, queues, and monitoring required for dependable application use.</w:t>
      </w:r>
    </w:p>
    <w:p w:rsidR="00000000" w:rsidDel="00000000" w:rsidP="00000000" w:rsidRDefault="00000000" w:rsidRPr="00000000" w14:paraId="0000007C">
      <w:pPr>
        <w:spacing w:after="240" w:before="240" w:lineRule="auto"/>
        <w:rPr/>
      </w:pPr>
      <w:r w:rsidDel="00000000" w:rsidR="00000000" w:rsidRPr="00000000">
        <w:rPr>
          <w:rtl w:val="0"/>
        </w:rPr>
        <w:t xml:space="preserve">Performance, privacy, scalability, and output handling are considered throughout development. We test integrations, manage errors, record relevant system activity, and design fallbacks where appropriate. Whether AI is added to an existing platform or included in a new backend application, the completed solution helps automate tasks, improve decision-making, personalize experiences, and extract practical value from data while remaining maintainable and aligned with business objectives. Clear documentation supports model updates, monitoring, maintenance, governance, and future application enhancements.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Integrate AI into Your Backend</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ki7l8jvdvmm" w:id="24"/>
      <w:bookmarkEnd w:id="24"/>
      <w:r w:rsidDel="00000000" w:rsidR="00000000" w:rsidRPr="00000000">
        <w:rPr>
          <w:b w:val="1"/>
          <w:bCs w:val="1"/>
          <w:sz w:val="34"/>
          <w:szCs w:val="34"/>
          <w:rtl w:val="0"/>
        </w:rPr>
        <w:t xml:space="preserve">10. DevOps &amp; Continuous Integration</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1">
      <w:pPr>
        <w:spacing w:after="240" w:before="240" w:lineRule="auto"/>
        <w:rPr/>
      </w:pPr>
      <w:r w:rsidDel="00000000" w:rsidR="00000000" w:rsidRPr="00000000">
        <w:rPr>
          <w:rtl w:val="0"/>
        </w:rPr>
        <w:t xml:space="preserve">Webspide provides DevOps and continuous integration and delivery services that help backend teams release software more consistently and efficiently. We review the current development workflow, environments, infrastructure, testing practices, deployment risks, and monitoring requirements before designing an automation strategy. This creates a clear path from code changes to reliable production releases.</w:t>
      </w:r>
    </w:p>
    <w:p w:rsidR="00000000" w:rsidDel="00000000" w:rsidP="00000000" w:rsidRDefault="00000000" w:rsidRPr="00000000" w14:paraId="00000082">
      <w:pPr>
        <w:spacing w:after="240" w:before="240" w:lineRule="auto"/>
        <w:rPr/>
      </w:pPr>
      <w:r w:rsidDel="00000000" w:rsidR="00000000" w:rsidRPr="00000000">
        <w:rPr>
          <w:rtl w:val="0"/>
        </w:rPr>
        <w:t xml:space="preserve">Our services can include version-control workflows, automated builds, testing pipelines, containerization, infrastructure as code, environment configuration, deployment automation, rollback planning, logging, and monitoring. We work with suitable tools such as GitHub Actions, GitLab CI/CD, Jenkins, Docker, Kubernetes, Terraform, and cloud-native services according to project needs and operational maturity.</w:t>
      </w:r>
    </w:p>
    <w:p w:rsidR="00000000" w:rsidDel="00000000" w:rsidP="00000000" w:rsidRDefault="00000000" w:rsidRPr="00000000" w14:paraId="00000083">
      <w:pPr>
        <w:spacing w:after="240" w:before="240" w:lineRule="auto"/>
        <w:rPr/>
      </w:pPr>
      <w:r w:rsidDel="00000000" w:rsidR="00000000" w:rsidRPr="00000000">
        <w:rPr>
          <w:rtl w:val="0"/>
        </w:rPr>
        <w:t xml:space="preserve">Security checks, code-quality controls, approvals, and environment protections can be incorporated into the pipeline. We also document processes so internal teams understand how releases are managed and issues are resolved. The result is a dependable delivery workflow that reduces repetitive manual steps, improves collaboration, limits deployment errors, and supports faster, safer updates to backend applications across development, staging, and production environments. Handover guidance supports internal adoption, governance, troubleshooting, and future pipeline improvements.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Automate Your Delivery Workflow</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gnzsdv35bq1q" w:id="25"/>
      <w:bookmarkEnd w:id="25"/>
      <w:r w:rsidDel="00000000" w:rsidR="00000000" w:rsidRPr="00000000">
        <w:rPr>
          <w:b w:val="1"/>
          <w:bCs w:val="1"/>
          <w:sz w:val="46"/>
          <w:szCs w:val="46"/>
          <w:rtl w:val="0"/>
        </w:rPr>
        <w:t xml:space="preserve">SECTION 4 – BACKEND TECHNOLOGIES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ozyylm43ccje" w:id="26"/>
      <w:bookmarkEnd w:id="26"/>
      <w:r w:rsidDel="00000000" w:rsidR="00000000" w:rsidRPr="00000000">
        <w:rPr>
          <w:b w:val="1"/>
          <w:bCs w:val="1"/>
          <w:sz w:val="34"/>
          <w:szCs w:val="34"/>
          <w:rtl w:val="0"/>
        </w:rPr>
        <w:t xml:space="preserve">Technologies We Use for Backend Development</w:t>
      </w:r>
    </w:p>
    <w:p w:rsidR="00000000" w:rsidDel="00000000" w:rsidP="00000000" w:rsidRDefault="00000000" w:rsidRPr="00000000" w14:paraId="00000088">
      <w:pPr>
        <w:spacing w:after="240" w:before="240" w:lineRule="auto"/>
        <w:rPr/>
      </w:pPr>
      <w:r w:rsidDel="00000000" w:rsidR="00000000" w:rsidRPr="00000000">
        <w:rPr>
          <w:rtl w:val="0"/>
        </w:rPr>
        <w:t xml:space="preserve">We select dependable backend technologies based on each application’s functionality, scalability, security, performance, integration, and maintenance requirements.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mz918fabxvqo" w:id="27"/>
      <w:bookmarkEnd w:id="27"/>
      <w:r w:rsidDel="00000000" w:rsidR="00000000" w:rsidRPr="00000000">
        <w:rPr>
          <w:b w:val="1"/>
          <w:bCs w:val="1"/>
          <w:color w:val="000000"/>
          <w:sz w:val="26"/>
          <w:szCs w:val="26"/>
          <w:rtl w:val="0"/>
        </w:rPr>
        <w:t xml:space="preserve">1 Programming Languages</w:t>
      </w:r>
    </w:p>
    <w:p w:rsidR="00000000" w:rsidDel="00000000" w:rsidP="00000000" w:rsidRDefault="00000000" w:rsidRPr="00000000" w14:paraId="0000008A">
      <w:pPr>
        <w:numPr>
          <w:ilvl w:val="0"/>
          <w:numId w:val="13"/>
        </w:numPr>
        <w:spacing w:after="0" w:afterAutospacing="0" w:before="240" w:lineRule="auto"/>
        <w:ind w:left="720" w:hanging="360"/>
      </w:pPr>
      <w:hyperlink r:id="rId6">
        <w:r w:rsidDel="00000000" w:rsidR="00000000" w:rsidRPr="00000000">
          <w:rPr>
            <w:b w:val="1"/>
            <w:bCs w:val="1"/>
            <w:color w:val="1155cc"/>
            <w:u w:val="single"/>
            <w:rtl w:val="0"/>
          </w:rPr>
          <w:t xml:space="preserve">Node.js</w:t>
        </w:r>
      </w:hyperlink>
      <w:r w:rsidDel="00000000" w:rsidR="00000000" w:rsidRPr="00000000">
        <w:rPr>
          <w:rtl w:val="0"/>
        </w:rPr>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b w:val="1"/>
          <w:bCs w:val="1"/>
          <w:rtl w:val="0"/>
        </w:rPr>
        <w:t xml:space="preserve">JavaScript:</w:t>
      </w:r>
      <w:r w:rsidDel="00000000" w:rsidR="00000000" w:rsidRPr="00000000">
        <w:rPr>
          <w:rtl w:val="0"/>
        </w:rPr>
        <w:t xml:space="preserve"> </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b w:val="1"/>
          <w:bCs w:val="1"/>
          <w:rtl w:val="0"/>
        </w:rPr>
        <w:t xml:space="preserve">Python:</w:t>
      </w:r>
      <w:r w:rsidDel="00000000" w:rsidR="00000000" w:rsidRPr="00000000">
        <w:rPr>
          <w:rtl w:val="0"/>
        </w:rPr>
        <w:t xml:space="preserve"> </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b w:val="1"/>
          <w:bCs w:val="1"/>
          <w:rtl w:val="0"/>
        </w:rPr>
        <w:t xml:space="preserve">Ruby:</w:t>
      </w:r>
      <w:r w:rsidDel="00000000" w:rsidR="00000000" w:rsidRPr="00000000">
        <w:rPr>
          <w:rtl w:val="0"/>
        </w:rPr>
        <w:t xml:space="preserve"> </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090">
      <w:pPr>
        <w:numPr>
          <w:ilvl w:val="0"/>
          <w:numId w:val="13"/>
        </w:numPr>
        <w:spacing w:after="240" w:before="0" w:beforeAutospacing="0" w:lineRule="auto"/>
        <w:ind w:left="720" w:hanging="360"/>
      </w:pPr>
      <w:r w:rsidDel="00000000" w:rsidR="00000000" w:rsidRPr="00000000">
        <w:rPr>
          <w:b w:val="1"/>
          <w:bCs w:val="1"/>
          <w:rtl w:val="0"/>
        </w:rPr>
        <w:t xml:space="preserve"> .NET</w: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cc0nntlxzzgs" w:id="28"/>
      <w:bookmarkEnd w:id="28"/>
      <w:r w:rsidDel="00000000" w:rsidR="00000000" w:rsidRPr="00000000">
        <w:rPr>
          <w:b w:val="1"/>
          <w:bCs w:val="1"/>
          <w:color w:val="000000"/>
          <w:sz w:val="26"/>
          <w:szCs w:val="26"/>
          <w:rtl w:val="0"/>
        </w:rPr>
        <w:t xml:space="preserve">2 Frameworks &amp; Libraries</w:t>
      </w:r>
    </w:p>
    <w:p w:rsidR="00000000" w:rsidDel="00000000" w:rsidP="00000000" w:rsidRDefault="00000000" w:rsidRPr="00000000" w14:paraId="00000092">
      <w:pPr>
        <w:numPr>
          <w:ilvl w:val="0"/>
          <w:numId w:val="18"/>
        </w:numPr>
        <w:spacing w:after="0" w:afterAutospacing="0" w:before="240" w:lineRule="auto"/>
        <w:ind w:left="720" w:hanging="360"/>
      </w:pPr>
      <w:r w:rsidDel="00000000" w:rsidR="00000000" w:rsidRPr="00000000">
        <w:rPr>
          <w:b w:val="1"/>
          <w:bCs w:val="1"/>
          <w:rtl w:val="0"/>
        </w:rPr>
        <w:t xml:space="preserve">Express.js:</w:t>
      </w:r>
      <w:r w:rsidDel="00000000" w:rsidR="00000000" w:rsidRPr="00000000">
        <w:rPr>
          <w:rtl w:val="0"/>
        </w:rPr>
        <w:t xml:space="preserve"> </w:t>
      </w:r>
    </w:p>
    <w:p w:rsidR="00000000" w:rsidDel="00000000" w:rsidP="00000000" w:rsidRDefault="00000000" w:rsidRPr="00000000" w14:paraId="00000093">
      <w:pPr>
        <w:numPr>
          <w:ilvl w:val="0"/>
          <w:numId w:val="18"/>
        </w:numPr>
        <w:spacing w:after="0" w:afterAutospacing="0" w:before="0" w:beforeAutospacing="0" w:lineRule="auto"/>
        <w:ind w:left="720" w:hanging="360"/>
      </w:pPr>
      <w:r w:rsidDel="00000000" w:rsidR="00000000" w:rsidRPr="00000000">
        <w:rPr>
          <w:b w:val="1"/>
          <w:bCs w:val="1"/>
          <w:rtl w:val="0"/>
        </w:rPr>
        <w:t xml:space="preserve">NestJS:</w:t>
      </w:r>
      <w:r w:rsidDel="00000000" w:rsidR="00000000" w:rsidRPr="00000000">
        <w:rPr>
          <w:rtl w:val="0"/>
        </w:rPr>
        <w:t xml:space="preserve"> </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b w:val="1"/>
          <w:bCs w:val="1"/>
          <w:rtl w:val="0"/>
        </w:rPr>
        <w:t xml:space="preserve">Django:</w:t>
      </w:r>
      <w:r w:rsidDel="00000000" w:rsidR="00000000" w:rsidRPr="00000000">
        <w:rPr>
          <w:rtl w:val="0"/>
        </w:rPr>
        <w:t xml:space="preserve"> </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b w:val="1"/>
          <w:bCs w:val="1"/>
          <w:rtl w:val="0"/>
        </w:rPr>
        <w:t xml:space="preserve">Flask:</w:t>
      </w:r>
      <w:r w:rsidDel="00000000" w:rsidR="00000000" w:rsidRPr="00000000">
        <w:rPr>
          <w:rtl w:val="0"/>
        </w:rPr>
        <w:t xml:space="preserve"> </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b w:val="1"/>
          <w:bCs w:val="1"/>
          <w:rtl w:val="0"/>
        </w:rPr>
        <w:t xml:space="preserve">FastAPI:</w:t>
      </w:r>
      <w:r w:rsidDel="00000000" w:rsidR="00000000" w:rsidRPr="00000000">
        <w:rPr>
          <w:rtl w:val="0"/>
        </w:rPr>
      </w:r>
    </w:p>
    <w:p w:rsidR="00000000" w:rsidDel="00000000" w:rsidP="00000000" w:rsidRDefault="00000000" w:rsidRPr="00000000" w14:paraId="00000097">
      <w:pPr>
        <w:numPr>
          <w:ilvl w:val="0"/>
          <w:numId w:val="18"/>
        </w:numPr>
        <w:spacing w:after="0" w:afterAutospacing="0" w:before="0" w:beforeAutospacing="0" w:lineRule="auto"/>
        <w:ind w:left="720" w:hanging="360"/>
      </w:pPr>
      <w:r w:rsidDel="00000000" w:rsidR="00000000" w:rsidRPr="00000000">
        <w:rPr>
          <w:b w:val="1"/>
          <w:bCs w:val="1"/>
          <w:rtl w:val="0"/>
        </w:rPr>
        <w:t xml:space="preserve">Laravel:</w:t>
      </w:r>
      <w:r w:rsidDel="00000000" w:rsidR="00000000" w:rsidRPr="00000000">
        <w:rPr>
          <w:rtl w:val="0"/>
        </w:rPr>
        <w:t xml:space="preserve"> </w:t>
      </w:r>
    </w:p>
    <w:p w:rsidR="00000000" w:rsidDel="00000000" w:rsidP="00000000" w:rsidRDefault="00000000" w:rsidRPr="00000000" w14:paraId="00000098">
      <w:pPr>
        <w:numPr>
          <w:ilvl w:val="0"/>
          <w:numId w:val="18"/>
        </w:numPr>
        <w:spacing w:after="0" w:afterAutospacing="0" w:before="0" w:beforeAutospacing="0" w:lineRule="auto"/>
        <w:ind w:left="720" w:hanging="360"/>
      </w:pPr>
      <w:r w:rsidDel="00000000" w:rsidR="00000000" w:rsidRPr="00000000">
        <w:rPr>
          <w:b w:val="1"/>
          <w:bCs w:val="1"/>
          <w:rtl w:val="0"/>
        </w:rPr>
        <w:t xml:space="preserve">Spring Boot:</w:t>
      </w:r>
      <w:r w:rsidDel="00000000" w:rsidR="00000000" w:rsidRPr="00000000">
        <w:rPr>
          <w:rtl w:val="0"/>
        </w:rPr>
      </w:r>
    </w:p>
    <w:p w:rsidR="00000000" w:rsidDel="00000000" w:rsidP="00000000" w:rsidRDefault="00000000" w:rsidRPr="00000000" w14:paraId="00000099">
      <w:pPr>
        <w:numPr>
          <w:ilvl w:val="0"/>
          <w:numId w:val="18"/>
        </w:numPr>
        <w:spacing w:after="0" w:afterAutospacing="0" w:before="0" w:beforeAutospacing="0" w:lineRule="auto"/>
        <w:ind w:left="720" w:hanging="360"/>
      </w:pPr>
      <w:r w:rsidDel="00000000" w:rsidR="00000000" w:rsidRPr="00000000">
        <w:rPr>
          <w:b w:val="1"/>
          <w:bCs w:val="1"/>
          <w:rtl w:val="0"/>
        </w:rPr>
        <w:t xml:space="preserve">ASP.NET Core:</w:t>
      </w:r>
      <w:r w:rsidDel="00000000" w:rsidR="00000000" w:rsidRPr="00000000">
        <w:rPr>
          <w:rtl w:val="0"/>
        </w:rPr>
      </w:r>
    </w:p>
    <w:p w:rsidR="00000000" w:rsidDel="00000000" w:rsidP="00000000" w:rsidRDefault="00000000" w:rsidRPr="00000000" w14:paraId="0000009A">
      <w:pPr>
        <w:numPr>
          <w:ilvl w:val="0"/>
          <w:numId w:val="18"/>
        </w:numPr>
        <w:spacing w:after="240" w:before="0" w:beforeAutospacing="0" w:lineRule="auto"/>
        <w:ind w:left="720" w:hanging="360"/>
      </w:pPr>
      <w:r w:rsidDel="00000000" w:rsidR="00000000" w:rsidRPr="00000000">
        <w:rPr>
          <w:b w:val="1"/>
          <w:bCs w:val="1"/>
          <w:rtl w:val="0"/>
        </w:rPr>
        <w:t xml:space="preserve">Ruby on Rails:</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d4du3zgp21r4" w:id="29"/>
      <w:bookmarkEnd w:id="29"/>
      <w:r w:rsidDel="00000000" w:rsidR="00000000" w:rsidRPr="00000000">
        <w:rPr>
          <w:b w:val="1"/>
          <w:bCs w:val="1"/>
          <w:color w:val="000000"/>
          <w:sz w:val="26"/>
          <w:szCs w:val="26"/>
          <w:rtl w:val="0"/>
        </w:rPr>
        <w:t xml:space="preserve">3 Databases &amp; Data Storage</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uzoxixlt3f3z" w:id="30"/>
      <w:bookmarkEnd w:id="30"/>
      <w:r w:rsidDel="00000000" w:rsidR="00000000" w:rsidRPr="00000000">
        <w:rPr>
          <w:rtl w:val="0"/>
        </w:rPr>
      </w:r>
    </w:p>
    <w:p w:rsidR="00000000" w:rsidDel="00000000" w:rsidP="00000000" w:rsidRDefault="00000000" w:rsidRPr="00000000" w14:paraId="0000009D">
      <w:pPr>
        <w:numPr>
          <w:ilvl w:val="0"/>
          <w:numId w:val="22"/>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rtl w:val="0"/>
        </w:rPr>
        <w:t xml:space="preserve">MySQL</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MariaDB</w:t>
      </w:r>
      <w:r w:rsidDel="00000000" w:rsidR="00000000" w:rsidRPr="00000000">
        <w:rPr>
          <w:rtl w:val="0"/>
        </w:rPr>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MongoDB</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Cassandra</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Azure SQL Database</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Google Cloud SQL</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Amazon Aurora</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p0dd85x7153n" w:id="31"/>
      <w:bookmarkEnd w:id="31"/>
      <w:r w:rsidDel="00000000" w:rsidR="00000000" w:rsidRPr="00000000">
        <w:rPr>
          <w:b w:val="1"/>
          <w:bCs w:val="1"/>
          <w:color w:val="000000"/>
          <w:sz w:val="26"/>
          <w:szCs w:val="26"/>
          <w:rtl w:val="0"/>
        </w:rPr>
        <w:t xml:space="preserve">4 API Development &amp; Integration</w:t>
      </w:r>
    </w:p>
    <w:p w:rsidR="00000000" w:rsidDel="00000000" w:rsidP="00000000" w:rsidRDefault="00000000" w:rsidRPr="00000000" w14:paraId="000000A7">
      <w:pPr>
        <w:numPr>
          <w:ilvl w:val="0"/>
          <w:numId w:val="15"/>
        </w:numPr>
        <w:spacing w:after="0" w:afterAutospacing="0" w:before="240" w:lineRule="auto"/>
        <w:ind w:left="720" w:hanging="360"/>
      </w:pPr>
      <w:r w:rsidDel="00000000" w:rsidR="00000000" w:rsidRPr="00000000">
        <w:rPr>
          <w:rtl w:val="0"/>
        </w:rPr>
        <w:t xml:space="preserve">RESTful APIs</w:t>
      </w:r>
    </w:p>
    <w:p w:rsidR="00000000" w:rsidDel="00000000" w:rsidP="00000000" w:rsidRDefault="00000000" w:rsidRPr="00000000" w14:paraId="000000A8">
      <w:pPr>
        <w:numPr>
          <w:ilvl w:val="0"/>
          <w:numId w:val="15"/>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rtl w:val="0"/>
        </w:rPr>
        <w:t xml:space="preserve">gRPC</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OAuth</w:t>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rtl w:val="0"/>
        </w:rPr>
        <w:t xml:space="preserve">JSON Web Tokens</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tl w:val="0"/>
        </w:rPr>
        <w:t xml:space="preserve">AWS API Gateway</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rtl w:val="0"/>
        </w:rPr>
        <w:t xml:space="preserve">Kong</w:t>
      </w:r>
    </w:p>
    <w:p w:rsidR="00000000" w:rsidDel="00000000" w:rsidP="00000000" w:rsidRDefault="00000000" w:rsidRPr="00000000" w14:paraId="000000B0">
      <w:pPr>
        <w:numPr>
          <w:ilvl w:val="0"/>
          <w:numId w:val="15"/>
        </w:numPr>
        <w:spacing w:after="240" w:before="0" w:beforeAutospacing="0" w:lineRule="auto"/>
        <w:ind w:left="720" w:hanging="360"/>
      </w:pPr>
      <w:r w:rsidDel="00000000" w:rsidR="00000000" w:rsidRPr="00000000">
        <w:rPr>
          <w:rtl w:val="0"/>
        </w:rPr>
        <w:t xml:space="preserve">Apigee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fryfl875m7ni" w:id="32"/>
      <w:bookmarkEnd w:id="32"/>
      <w:r w:rsidDel="00000000" w:rsidR="00000000" w:rsidRPr="00000000">
        <w:rPr>
          <w:b w:val="1"/>
          <w:bCs w:val="1"/>
          <w:color w:val="000000"/>
          <w:sz w:val="26"/>
          <w:szCs w:val="26"/>
          <w:rtl w:val="0"/>
        </w:rPr>
        <w:t xml:space="preserve">5 Authentication &amp; Security</w:t>
      </w:r>
    </w:p>
    <w:p w:rsidR="00000000" w:rsidDel="00000000" w:rsidP="00000000" w:rsidRDefault="00000000" w:rsidRPr="00000000" w14:paraId="000000B2">
      <w:pPr>
        <w:numPr>
          <w:ilvl w:val="0"/>
          <w:numId w:val="12"/>
        </w:numPr>
        <w:spacing w:after="0" w:afterAutospacing="0" w:before="240" w:lineRule="auto"/>
        <w:ind w:left="720" w:hanging="360"/>
      </w:pPr>
      <w:r w:rsidDel="00000000" w:rsidR="00000000" w:rsidRPr="00000000">
        <w:rPr>
          <w:rtl w:val="0"/>
        </w:rPr>
        <w:t xml:space="preserve">OAuth 2.0</w:t>
      </w:r>
    </w:p>
    <w:p w:rsidR="00000000" w:rsidDel="00000000" w:rsidP="00000000" w:rsidRDefault="00000000" w:rsidRPr="00000000" w14:paraId="000000B3">
      <w:pPr>
        <w:numPr>
          <w:ilvl w:val="0"/>
          <w:numId w:val="12"/>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JSON Web Tokens</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LDAP</w:t>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SAML</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rtl w:val="0"/>
        </w:rPr>
        <w:t xml:space="preserve">Single Sign-On</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Multi-Factor Authentication</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0BB">
      <w:pPr>
        <w:numPr>
          <w:ilvl w:val="0"/>
          <w:numId w:val="12"/>
        </w:numPr>
        <w:spacing w:after="240" w:before="0" w:beforeAutospacing="0" w:lineRule="auto"/>
        <w:ind w:left="720" w:hanging="360"/>
      </w:pPr>
      <w:r w:rsidDel="00000000" w:rsidR="00000000" w:rsidRPr="00000000">
        <w:rPr>
          <w:rtl w:val="0"/>
        </w:rPr>
        <w:t xml:space="preserve">DDoS Protection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qve41p1zkv2z" w:id="33"/>
      <w:bookmarkEnd w:id="33"/>
      <w:r w:rsidDel="00000000" w:rsidR="00000000" w:rsidRPr="00000000">
        <w:rPr>
          <w:b w:val="1"/>
          <w:bCs w:val="1"/>
          <w:color w:val="000000"/>
          <w:sz w:val="26"/>
          <w:szCs w:val="26"/>
          <w:rtl w:val="0"/>
        </w:rPr>
        <w:t xml:space="preserve">6 Caching &amp; Performance Optimization</w:t>
      </w:r>
    </w:p>
    <w:p w:rsidR="00000000" w:rsidDel="00000000" w:rsidP="00000000" w:rsidRDefault="00000000" w:rsidRPr="00000000" w14:paraId="000000BD">
      <w:pPr>
        <w:numPr>
          <w:ilvl w:val="0"/>
          <w:numId w:val="7"/>
        </w:numPr>
        <w:spacing w:after="0" w:afterAutospacing="0" w:before="240" w:lineRule="auto"/>
        <w:ind w:left="720" w:hanging="360"/>
      </w:pPr>
      <w:r w:rsidDel="00000000" w:rsidR="00000000" w:rsidRPr="00000000">
        <w:rPr>
          <w:rtl w:val="0"/>
        </w:rPr>
        <w:t xml:space="preserve">Redis</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Memcached</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Varnish Cache</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Cloudflare</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Amazon CloudFront</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Akamai</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rtl w:val="0"/>
        </w:rPr>
        <w:t xml:space="preserve">Database Query Optimization</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tl w:val="0"/>
        </w:rPr>
        <w:t xml:space="preserve">Application-Level Caching</w:t>
      </w:r>
    </w:p>
    <w:p w:rsidR="00000000" w:rsidDel="00000000" w:rsidP="00000000" w:rsidRDefault="00000000" w:rsidRPr="00000000" w14:paraId="000000C6">
      <w:pPr>
        <w:numPr>
          <w:ilvl w:val="0"/>
          <w:numId w:val="7"/>
        </w:numPr>
        <w:spacing w:after="240" w:before="0" w:beforeAutospacing="0" w:lineRule="auto"/>
        <w:ind w:left="720" w:hanging="360"/>
      </w:pPr>
      <w:r w:rsidDel="00000000" w:rsidR="00000000" w:rsidRPr="00000000">
        <w:rPr>
          <w:rtl w:val="0"/>
        </w:rPr>
        <w:t xml:space="preserve">Content Delivery Network Integration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djhhkpmlr4oe" w:id="34"/>
      <w:bookmarkEnd w:id="34"/>
      <w:r w:rsidDel="00000000" w:rsidR="00000000" w:rsidRPr="00000000">
        <w:rPr>
          <w:b w:val="1"/>
          <w:bCs w:val="1"/>
          <w:color w:val="000000"/>
          <w:sz w:val="26"/>
          <w:szCs w:val="26"/>
          <w:rtl w:val="0"/>
        </w:rPr>
        <w:t xml:space="preserve">7 DevOps, Deployment &amp; CI/CD</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7205js2bkxj6" w:id="35"/>
      <w:bookmarkEnd w:id="35"/>
      <w:r w:rsidDel="00000000" w:rsidR="00000000" w:rsidRPr="00000000">
        <w:rPr>
          <w:rtl w:val="0"/>
        </w:rPr>
      </w:r>
    </w:p>
    <w:p w:rsidR="00000000" w:rsidDel="00000000" w:rsidP="00000000" w:rsidRDefault="00000000" w:rsidRPr="00000000" w14:paraId="000000C9">
      <w:pPr>
        <w:numPr>
          <w:ilvl w:val="0"/>
          <w:numId w:val="5"/>
        </w:numPr>
        <w:spacing w:after="0" w:afterAutospacing="0" w:before="240" w:lineRule="auto"/>
        <w:ind w:left="720" w:hanging="360"/>
      </w:pPr>
      <w:r w:rsidDel="00000000" w:rsidR="00000000" w:rsidRPr="00000000">
        <w:rPr>
          <w:rtl w:val="0"/>
        </w:rPr>
        <w:t xml:space="preserve">GitHub</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tl w:val="0"/>
        </w:rPr>
        <w:t xml:space="preserve">GitLab</w:t>
      </w:r>
      <w:r w:rsidDel="00000000" w:rsidR="00000000" w:rsidRPr="00000000">
        <w:rPr>
          <w:rtl w:val="0"/>
        </w:rPr>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rtl w:val="0"/>
        </w:rPr>
        <w:t xml:space="preserve">Jenkins</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Azure DevOps</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Kubernetes</w:t>
      </w:r>
      <w:r w:rsidDel="00000000" w:rsidR="00000000" w:rsidRPr="00000000">
        <w:rPr>
          <w:rtl w:val="0"/>
        </w:rPr>
      </w:r>
    </w:p>
    <w:p w:rsidR="00000000" w:rsidDel="00000000" w:rsidP="00000000" w:rsidRDefault="00000000" w:rsidRPr="00000000" w14:paraId="000000CF">
      <w:pPr>
        <w:numPr>
          <w:ilvl w:val="0"/>
          <w:numId w:val="23"/>
        </w:numPr>
        <w:spacing w:after="0" w:afterAutospacing="0" w:before="0" w:beforeAutospacing="0" w:lineRule="auto"/>
        <w:ind w:left="720" w:hanging="360"/>
      </w:pPr>
      <w:r w:rsidDel="00000000" w:rsidR="00000000" w:rsidRPr="00000000">
        <w:rPr>
          <w:rtl w:val="0"/>
        </w:rPr>
        <w:t xml:space="preserve">Amazon Web Services</w:t>
      </w:r>
    </w:p>
    <w:p w:rsidR="00000000" w:rsidDel="00000000" w:rsidP="00000000" w:rsidRDefault="00000000" w:rsidRPr="00000000" w14:paraId="000000D0">
      <w:pPr>
        <w:numPr>
          <w:ilvl w:val="0"/>
          <w:numId w:val="23"/>
        </w:numPr>
        <w:spacing w:after="0" w:afterAutospacing="0" w:before="0" w:beforeAutospacing="0" w:lineRule="auto"/>
        <w:ind w:left="720" w:hanging="360"/>
      </w:pPr>
      <w:r w:rsidDel="00000000" w:rsidR="00000000" w:rsidRPr="00000000">
        <w:rPr>
          <w:rtl w:val="0"/>
        </w:rPr>
        <w:t xml:space="preserve">Google Cloud Platform</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tl w:val="0"/>
        </w:rPr>
        <w:t xml:space="preserve">Azure Functions</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Google Cloud Run</w:t>
      </w:r>
    </w:p>
    <w:p w:rsidR="00000000" w:rsidDel="00000000" w:rsidP="00000000" w:rsidRDefault="00000000" w:rsidRPr="00000000" w14:paraId="000000D3">
      <w:pPr>
        <w:numPr>
          <w:ilvl w:val="0"/>
          <w:numId w:val="14"/>
        </w:numPr>
        <w:spacing w:after="240" w:before="0" w:beforeAutospacing="0" w:lineRule="auto"/>
        <w:ind w:left="720" w:hanging="360"/>
      </w:pPr>
      <w:r w:rsidDel="00000000" w:rsidR="00000000" w:rsidRPr="00000000">
        <w:rPr>
          <w:rtl w:val="0"/>
        </w:rPr>
        <w:t xml:space="preserve">AWS Fargate</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yqxt4ow5dn46" w:id="36"/>
      <w:bookmarkEnd w:id="36"/>
      <w:r w:rsidDel="00000000" w:rsidR="00000000" w:rsidRPr="00000000">
        <w:rPr>
          <w:b w:val="1"/>
          <w:bCs w:val="1"/>
          <w:color w:val="000000"/>
          <w:sz w:val="26"/>
          <w:szCs w:val="26"/>
          <w:rtl w:val="0"/>
        </w:rPr>
        <w:t xml:space="preserve">8 Logging, Monitoring &amp; Debugging</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dmeeksx66rva" w:id="37"/>
      <w:bookmarkEnd w:id="37"/>
      <w:r w:rsidDel="00000000" w:rsidR="00000000" w:rsidRPr="00000000">
        <w:rPr>
          <w:rtl w:val="0"/>
        </w:rPr>
      </w:r>
    </w:p>
    <w:p w:rsidR="00000000" w:rsidDel="00000000" w:rsidP="00000000" w:rsidRDefault="00000000" w:rsidRPr="00000000" w14:paraId="000000D6">
      <w:pPr>
        <w:numPr>
          <w:ilvl w:val="0"/>
          <w:numId w:val="16"/>
        </w:numPr>
        <w:spacing w:after="0" w:afterAutospacing="0" w:before="240" w:lineRule="auto"/>
        <w:ind w:left="720" w:hanging="360"/>
      </w:pPr>
      <w:r w:rsidDel="00000000" w:rsidR="00000000" w:rsidRPr="00000000">
        <w:rPr>
          <w:rtl w:val="0"/>
        </w:rPr>
        <w:t xml:space="preserve">Elasticsearch</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t xml:space="preserve">Logstash</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Kibana</w:t>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rtl w:val="0"/>
        </w:rPr>
        <w:t xml:space="preserve">Splunk</w:t>
      </w:r>
    </w:p>
    <w:p w:rsidR="00000000" w:rsidDel="00000000" w:rsidP="00000000" w:rsidRDefault="00000000" w:rsidRPr="00000000" w14:paraId="000000DA">
      <w:pPr>
        <w:numPr>
          <w:ilvl w:val="0"/>
          <w:numId w:val="16"/>
        </w:numPr>
        <w:spacing w:after="0" w:afterAutospacing="0" w:before="0" w:beforeAutospacing="0" w:lineRule="auto"/>
        <w:ind w:left="720" w:hanging="360"/>
      </w:pPr>
      <w:r w:rsidDel="00000000" w:rsidR="00000000" w:rsidRPr="00000000">
        <w:rPr>
          <w:rtl w:val="0"/>
        </w:rPr>
        <w:t xml:space="preserve">Sentry</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Datadog</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AWS CloudWatch</w:t>
      </w:r>
      <w:r w:rsidDel="00000000" w:rsidR="00000000" w:rsidRPr="00000000">
        <w:rPr>
          <w:rtl w:val="0"/>
        </w:rPr>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0DE">
      <w:pPr>
        <w:numPr>
          <w:ilvl w:val="0"/>
          <w:numId w:val="11"/>
        </w:numPr>
        <w:spacing w:after="240" w:before="0" w:beforeAutospacing="0" w:lineRule="auto"/>
        <w:ind w:left="720" w:hanging="360"/>
      </w:pPr>
      <w:r w:rsidDel="00000000" w:rsidR="00000000" w:rsidRPr="00000000">
        <w:rPr>
          <w:rtl w:val="0"/>
        </w:rPr>
        <w:t xml:space="preserve">Swagger</w:t>
      </w:r>
    </w:p>
    <w:p w:rsidR="00000000" w:rsidDel="00000000" w:rsidP="00000000" w:rsidRDefault="00000000" w:rsidRPr="00000000" w14:paraId="000000DF">
      <w:pPr>
        <w:spacing w:after="240" w:before="24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d2lzul9y791t" w:id="38"/>
      <w:bookmarkEnd w:id="38"/>
      <w:r w:rsidDel="00000000" w:rsidR="00000000" w:rsidRPr="00000000">
        <w:rPr>
          <w:b w:val="1"/>
          <w:bCs w:val="1"/>
          <w:sz w:val="46"/>
          <w:szCs w:val="46"/>
          <w:rtl w:val="0"/>
        </w:rPr>
        <w:t xml:space="preserve">SECTION 6 – WHY CHOOSE WEBSPIDE?</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29u2prjd39wz" w:id="39"/>
      <w:bookmarkEnd w:id="39"/>
      <w:r w:rsidDel="00000000" w:rsidR="00000000" w:rsidRPr="00000000">
        <w:rPr>
          <w:b w:val="1"/>
          <w:bCs w:val="1"/>
          <w:sz w:val="34"/>
          <w:szCs w:val="34"/>
          <w:rtl w:val="0"/>
        </w:rPr>
        <w:t xml:space="preserve">Why Choose Webspide for Backend Development Services?</w:t>
      </w:r>
    </w:p>
    <w:p w:rsidR="00000000" w:rsidDel="00000000" w:rsidP="00000000" w:rsidRDefault="00000000" w:rsidRPr="00000000" w14:paraId="000000E3">
      <w:pPr>
        <w:spacing w:after="240" w:before="240" w:lineRule="auto"/>
        <w:rPr/>
      </w:pPr>
      <w:r w:rsidDel="00000000" w:rsidR="00000000" w:rsidRPr="00000000">
        <w:rPr>
          <w:rtl w:val="0"/>
        </w:rPr>
        <w:t xml:space="preserve">Webspide combines backend engineering expertise, structured project management, and dependable communication to build systems that support real business operations. Our backend development services are designed for security, scalability, performance, maintainability, and smooth integration. From architecture planning through deployment and long-term support, we provide international clients with reliable technical delivery and practical solutions prepared for continued growth.</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6f9wxmoysm2s" w:id="40"/>
      <w:bookmarkEnd w:id="40"/>
      <w:r w:rsidDel="00000000" w:rsidR="00000000" w:rsidRPr="00000000">
        <w:rPr>
          <w:b w:val="1"/>
          <w:bCs w:val="1"/>
          <w:sz w:val="34"/>
          <w:szCs w:val="34"/>
          <w:rtl w:val="0"/>
        </w:rPr>
        <w:t xml:space="preserve">01</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2k3n94xv33g4" w:id="41"/>
      <w:bookmarkEnd w:id="41"/>
      <w:r w:rsidDel="00000000" w:rsidR="00000000" w:rsidRPr="00000000">
        <w:rPr>
          <w:b w:val="1"/>
          <w:bCs w:val="1"/>
          <w:color w:val="000000"/>
          <w:sz w:val="26"/>
          <w:szCs w:val="26"/>
          <w:rtl w:val="0"/>
        </w:rPr>
        <w:t xml:space="preserve">Experienced Backend Development Team</w:t>
      </w:r>
    </w:p>
    <w:p w:rsidR="00000000" w:rsidDel="00000000" w:rsidP="00000000" w:rsidRDefault="00000000" w:rsidRPr="00000000" w14:paraId="000000E6">
      <w:pPr>
        <w:spacing w:after="240" w:before="240" w:lineRule="auto"/>
        <w:rPr/>
      </w:pPr>
      <w:r w:rsidDel="00000000" w:rsidR="00000000" w:rsidRPr="00000000">
        <w:rPr>
          <w:rtl w:val="0"/>
        </w:rPr>
        <w:t xml:space="preserve">Our backend developers work across server-side architecture, databases, APIs, cloud platforms, security, and application integrations. This broad expertise helps us select suitable technologies and solve complex technical requirements without losing sight of business goals. Every solution is planned for dependable operation, clean maintainability, and efficient collaboration with front-end, mobile, product, and internal technology teams worldwide.</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iwvw8kp8ycqo" w:id="42"/>
      <w:bookmarkEnd w:id="42"/>
      <w:r w:rsidDel="00000000" w:rsidR="00000000" w:rsidRPr="00000000">
        <w:rPr>
          <w:b w:val="1"/>
          <w:bCs w:val="1"/>
          <w:sz w:val="34"/>
          <w:szCs w:val="34"/>
          <w:rtl w:val="0"/>
        </w:rPr>
        <w:t xml:space="preserve">02</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qo6amxljyg3m" w:id="43"/>
      <w:bookmarkEnd w:id="43"/>
      <w:r w:rsidDel="00000000" w:rsidR="00000000" w:rsidRPr="00000000">
        <w:rPr>
          <w:b w:val="1"/>
          <w:bCs w:val="1"/>
          <w:color w:val="000000"/>
          <w:sz w:val="26"/>
          <w:szCs w:val="26"/>
          <w:rtl w:val="0"/>
        </w:rPr>
        <w:t xml:space="preserve">Quality-Focused Engineering Standards</w:t>
      </w:r>
    </w:p>
    <w:p w:rsidR="00000000" w:rsidDel="00000000" w:rsidP="00000000" w:rsidRDefault="00000000" w:rsidRPr="00000000" w14:paraId="000000E9">
      <w:pPr>
        <w:spacing w:after="240" w:before="240" w:lineRule="auto"/>
        <w:rPr/>
      </w:pPr>
      <w:r w:rsidDel="00000000" w:rsidR="00000000" w:rsidRPr="00000000">
        <w:rPr>
          <w:rtl w:val="0"/>
        </w:rPr>
        <w:t xml:space="preserve">We follow structured coding standards, peer reviews, version control, testing, and documentation throughout development. Functional behaviour, error handling, database operations, APIs, and security controls are carefully verified before deployment. This quality-focused process reduces avoidable defects, improves maintainability, and gives clients a backend system that performs reliably under realistic operating conditions and future development changes consistently.</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xpcvlsv3jf3v" w:id="44"/>
      <w:bookmarkEnd w:id="44"/>
      <w:r w:rsidDel="00000000" w:rsidR="00000000" w:rsidRPr="00000000">
        <w:rPr>
          <w:b w:val="1"/>
          <w:bCs w:val="1"/>
          <w:sz w:val="34"/>
          <w:szCs w:val="34"/>
          <w:rtl w:val="0"/>
        </w:rPr>
        <w:t xml:space="preserve">03</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5077qtp4zfzz" w:id="45"/>
      <w:bookmarkEnd w:id="45"/>
      <w:r w:rsidDel="00000000" w:rsidR="00000000" w:rsidRPr="00000000">
        <w:rPr>
          <w:b w:val="1"/>
          <w:bCs w:val="1"/>
          <w:color w:val="000000"/>
          <w:sz w:val="26"/>
          <w:szCs w:val="26"/>
          <w:rtl w:val="0"/>
        </w:rPr>
        <w:t xml:space="preserve">Clear Communication and Delivery</w:t>
      </w:r>
    </w:p>
    <w:p w:rsidR="00000000" w:rsidDel="00000000" w:rsidP="00000000" w:rsidRDefault="00000000" w:rsidRPr="00000000" w14:paraId="000000EC">
      <w:pPr>
        <w:spacing w:after="240" w:before="240" w:lineRule="auto"/>
        <w:rPr/>
      </w:pPr>
      <w:r w:rsidDel="00000000" w:rsidR="00000000" w:rsidRPr="00000000">
        <w:rPr>
          <w:rtl w:val="0"/>
        </w:rPr>
        <w:t xml:space="preserve">International projects require organised communication, visible milestones, and timely feedback. We establish practical reporting channels, responsibilities, review stages, and approval processes from the beginning. Our team explains technical decisions clearly, shares meaningful progress, and raises risks early, helping stakeholders make informed decisions while keeping backend development aligned with agreed requirements, priorities, and delivery expectations throughout.</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75581278x1cm" w:id="46"/>
      <w:bookmarkEnd w:id="46"/>
      <w:r w:rsidDel="00000000" w:rsidR="00000000" w:rsidRPr="00000000">
        <w:rPr>
          <w:b w:val="1"/>
          <w:bCs w:val="1"/>
          <w:sz w:val="34"/>
          <w:szCs w:val="34"/>
          <w:rtl w:val="0"/>
        </w:rPr>
        <w:t xml:space="preserve">04</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mvath2fqq38p" w:id="47"/>
      <w:bookmarkEnd w:id="47"/>
      <w:r w:rsidDel="00000000" w:rsidR="00000000" w:rsidRPr="00000000">
        <w:rPr>
          <w:b w:val="1"/>
          <w:bCs w:val="1"/>
          <w:color w:val="000000"/>
          <w:sz w:val="26"/>
          <w:szCs w:val="26"/>
          <w:rtl w:val="0"/>
        </w:rPr>
        <w:t xml:space="preserve">Security and Performance by Design</w:t>
      </w:r>
    </w:p>
    <w:p w:rsidR="00000000" w:rsidDel="00000000" w:rsidP="00000000" w:rsidRDefault="00000000" w:rsidRPr="00000000" w14:paraId="000000EF">
      <w:pPr>
        <w:spacing w:after="240" w:before="240" w:lineRule="auto"/>
        <w:rPr/>
      </w:pPr>
      <w:r w:rsidDel="00000000" w:rsidR="00000000" w:rsidRPr="00000000">
        <w:rPr>
          <w:rtl w:val="0"/>
        </w:rPr>
        <w:t xml:space="preserve">Security and performance are addressed during architecture, development, integration, testing, and deployment. We use validation, access controls, secure authentication, encryption, caching, database optimization, and monitoring according to project needs. Building these considerations into the system from the start helps protect information, improve response times, and support stable application performance as usage and data volumes grow.</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24keftw12nhf" w:id="48"/>
      <w:bookmarkEnd w:id="48"/>
      <w:r w:rsidDel="00000000" w:rsidR="00000000" w:rsidRPr="00000000">
        <w:rPr>
          <w:b w:val="1"/>
          <w:bCs w:val="1"/>
          <w:sz w:val="34"/>
          <w:szCs w:val="34"/>
          <w:rtl w:val="0"/>
        </w:rPr>
        <w:t xml:space="preserve">05</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1duygbz1bbel" w:id="49"/>
      <w:bookmarkEnd w:id="49"/>
      <w:r w:rsidDel="00000000" w:rsidR="00000000" w:rsidRPr="00000000">
        <w:rPr>
          <w:b w:val="1"/>
          <w:bCs w:val="1"/>
          <w:color w:val="000000"/>
          <w:sz w:val="26"/>
          <w:szCs w:val="26"/>
          <w:rtl w:val="0"/>
        </w:rPr>
        <w:t xml:space="preserve">Scalable and Flexible Architecture</w:t>
      </w:r>
    </w:p>
    <w:p w:rsidR="00000000" w:rsidDel="00000000" w:rsidP="00000000" w:rsidRDefault="00000000" w:rsidRPr="00000000" w14:paraId="000000F2">
      <w:pPr>
        <w:spacing w:after="240" w:before="240" w:lineRule="auto"/>
        <w:rPr/>
      </w:pPr>
      <w:r w:rsidDel="00000000" w:rsidR="00000000" w:rsidRPr="00000000">
        <w:rPr>
          <w:rtl w:val="0"/>
        </w:rPr>
        <w:t xml:space="preserve">We design backend systems that can support additional users, transactions, services, integrations, and markets as your business expands. Modular architecture, structured databases, reusable components, and appropriate cloud services make controlled growth easier to manage. This approach helps reduce unnecessary rebuilding and provides a dependable technical foundation for future features, products, operational changes, and digital transformation initiatives.</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xvao1m99c8v1" w:id="50"/>
      <w:bookmarkEnd w:id="50"/>
      <w:r w:rsidDel="00000000" w:rsidR="00000000" w:rsidRPr="00000000">
        <w:rPr>
          <w:b w:val="1"/>
          <w:bCs w:val="1"/>
          <w:sz w:val="34"/>
          <w:szCs w:val="34"/>
          <w:rtl w:val="0"/>
        </w:rPr>
        <w:t xml:space="preserve">06</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ytd4pef0o2wp" w:id="51"/>
      <w:bookmarkEnd w:id="51"/>
      <w:r w:rsidDel="00000000" w:rsidR="00000000" w:rsidRPr="00000000">
        <w:rPr>
          <w:b w:val="1"/>
          <w:bCs w:val="1"/>
          <w:color w:val="000000"/>
          <w:sz w:val="26"/>
          <w:szCs w:val="26"/>
          <w:rtl w:val="0"/>
        </w:rPr>
        <w:t xml:space="preserve">Ongoing Support and Maintenance</w:t>
      </w:r>
    </w:p>
    <w:p w:rsidR="00000000" w:rsidDel="00000000" w:rsidP="00000000" w:rsidRDefault="00000000" w:rsidRPr="00000000" w14:paraId="000000F5">
      <w:pPr>
        <w:spacing w:after="240" w:before="240" w:lineRule="auto"/>
        <w:rPr/>
      </w:pPr>
      <w:r w:rsidDel="00000000" w:rsidR="00000000" w:rsidRPr="00000000">
        <w:rPr>
          <w:rtl w:val="0"/>
        </w:rPr>
        <w:t xml:space="preserve">Our work can continue after deployment through monitoring, troubleshooting, security updates, database maintenance, performance tuning, backups, and feature enhancements. We help clients keep backend systems current and reliable as technologies and business priorities evolve. Long-term support provides continuity, faster issue resolution, and a knowledgeable technical partner for future releases, integrations, scaling requirements, and operational improvements.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ivcm0g6sjlph" w:id="52"/>
      <w:bookmarkEnd w:id="52"/>
      <w:r w:rsidDel="00000000" w:rsidR="00000000" w:rsidRPr="00000000">
        <w:rPr>
          <w:b w:val="1"/>
          <w:bCs w:val="1"/>
          <w:sz w:val="46"/>
          <w:szCs w:val="46"/>
          <w:rtl w:val="0"/>
        </w:rPr>
        <w:t xml:space="preserve">SECTION 7 – BACKEND DEVELOPMENT WORKFLOW</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onhk1kejlbzy" w:id="53"/>
      <w:bookmarkEnd w:id="53"/>
      <w:r w:rsidDel="00000000" w:rsidR="00000000" w:rsidRPr="00000000">
        <w:rPr>
          <w:b w:val="1"/>
          <w:bCs w:val="1"/>
          <w:sz w:val="34"/>
          <w:szCs w:val="34"/>
          <w:rtl w:val="0"/>
        </w:rPr>
        <w:t xml:space="preserve">Our Backend Development Workflow Process</w:t>
      </w:r>
    </w:p>
    <w:p w:rsidR="00000000" w:rsidDel="00000000" w:rsidP="00000000" w:rsidRDefault="00000000" w:rsidRPr="00000000" w14:paraId="000000FA">
      <w:pPr>
        <w:spacing w:after="240" w:before="240" w:lineRule="auto"/>
        <w:rPr/>
      </w:pPr>
      <w:r w:rsidDel="00000000" w:rsidR="00000000" w:rsidRPr="00000000">
        <w:rPr>
          <w:rtl w:val="0"/>
        </w:rPr>
        <w:t xml:space="preserve">Our backend development workflow follows a structured approach covering requirements, architecture, development, testing, deployment, and support to deliver secure, scalable, and dependable systems.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y1q4o08panp7" w:id="54"/>
      <w:bookmarkEnd w:id="54"/>
      <w:r w:rsidDel="00000000" w:rsidR="00000000" w:rsidRPr="00000000">
        <w:rPr>
          <w:b w:val="1"/>
          <w:bCs w:val="1"/>
          <w:sz w:val="34"/>
          <w:szCs w:val="34"/>
          <w:rtl w:val="0"/>
        </w:rPr>
        <w:t xml:space="preserve">Left-Side Workflow Navigation</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xudkfc3u913l" w:id="55"/>
      <w:bookmarkEnd w:id="55"/>
      <w:r w:rsidDel="00000000" w:rsidR="00000000" w:rsidRPr="00000000">
        <w:rPr>
          <w:b w:val="1"/>
          <w:bCs w:val="1"/>
          <w:color w:val="000000"/>
          <w:sz w:val="26"/>
          <w:szCs w:val="26"/>
          <w:rtl w:val="0"/>
        </w:rPr>
        <w:t xml:space="preserve">Our Process</w:t>
      </w:r>
    </w:p>
    <w:p w:rsidR="00000000" w:rsidDel="00000000" w:rsidP="00000000" w:rsidRDefault="00000000" w:rsidRPr="00000000" w14:paraId="000000FD">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01</w:t>
      </w:r>
      <w:r w:rsidDel="00000000" w:rsidR="00000000" w:rsidRPr="00000000">
        <w:rPr>
          <w:rtl w:val="0"/>
        </w:rPr>
        <w:t xml:space="preserve"> Requirements &amp; Architecture Analysis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02</w:t>
      </w:r>
      <w:r w:rsidDel="00000000" w:rsidR="00000000" w:rsidRPr="00000000">
        <w:rPr>
          <w:rtl w:val="0"/>
        </w:rPr>
        <w:t xml:space="preserve"> Project Planning &amp; Technical Setup</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03</w:t>
      </w:r>
      <w:r w:rsidDel="00000000" w:rsidR="00000000" w:rsidRPr="00000000">
        <w:rPr>
          <w:rtl w:val="0"/>
        </w:rPr>
        <w:t xml:space="preserve"> Backend &amp; API Development</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Security &amp; Optimization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05</w:t>
      </w:r>
      <w:r w:rsidDel="00000000" w:rsidR="00000000" w:rsidRPr="00000000">
        <w:rPr>
          <w:rtl w:val="0"/>
        </w:rPr>
        <w:t xml:space="preserve"> Deployment &amp; CI/CD Launch</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06</w:t>
      </w:r>
      <w:r w:rsidDel="00000000" w:rsidR="00000000" w:rsidRPr="00000000">
        <w:rPr>
          <w:rtl w:val="0"/>
        </w:rPr>
        <w:t xml:space="preserve"> Maintenance &amp; Continuous Improvement</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bcynugbdjvj5" w:id="56"/>
      <w:bookmarkEnd w:id="56"/>
      <w:r w:rsidDel="00000000" w:rsidR="00000000" w:rsidRPr="00000000">
        <w:rPr>
          <w:b w:val="1"/>
          <w:bCs w:val="1"/>
          <w:sz w:val="34"/>
          <w:szCs w:val="34"/>
          <w:rtl w:val="0"/>
        </w:rPr>
        <w:t xml:space="preserve">01. Requirements &amp; Architecture Analysis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j7b4n13vll8" w:id="57"/>
      <w:bookmarkEnd w:id="57"/>
      <w:r w:rsidDel="00000000" w:rsidR="00000000" w:rsidRPr="00000000">
        <w:rPr>
          <w:b w:val="1"/>
          <w:bCs w:val="1"/>
          <w:color w:val="000000"/>
          <w:sz w:val="26"/>
          <w:szCs w:val="26"/>
          <w:rtl w:val="0"/>
        </w:rPr>
        <w:t xml:space="preserve">Requirements &amp; Architecture Analysis</w:t>
      </w:r>
    </w:p>
    <w:p w:rsidR="00000000" w:rsidDel="00000000" w:rsidP="00000000" w:rsidRDefault="00000000" w:rsidRPr="00000000" w14:paraId="00000107">
      <w:pPr>
        <w:spacing w:after="240" w:before="240" w:lineRule="auto"/>
        <w:rPr/>
      </w:pPr>
      <w:r w:rsidDel="00000000" w:rsidR="00000000" w:rsidRPr="00000000">
        <w:rPr>
          <w:rtl w:val="0"/>
        </w:rPr>
        <w:t xml:space="preserve">We begin by understanding your business processes, users, application functions, data requirements, integrations, security expectations, and projected growth. This information helps us define an appropriate backend structure and technology direction.</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no2n2mpf2fh0" w:id="58"/>
      <w:bookmarkEnd w:id="58"/>
      <w:r w:rsidDel="00000000" w:rsidR="00000000" w:rsidRPr="00000000">
        <w:rPr>
          <w:b w:val="1"/>
          <w:bCs w:val="1"/>
          <w:color w:val="000000"/>
          <w:sz w:val="22"/>
          <w:szCs w:val="22"/>
          <w:rtl w:val="0"/>
        </w:rPr>
        <w:t xml:space="preserve">Business and System Analysis</w:t>
      </w:r>
    </w:p>
    <w:p w:rsidR="00000000" w:rsidDel="00000000" w:rsidP="00000000" w:rsidRDefault="00000000" w:rsidRPr="00000000" w14:paraId="00000109">
      <w:pPr>
        <w:spacing w:after="240" w:before="240" w:lineRule="auto"/>
        <w:rPr/>
      </w:pPr>
      <w:r w:rsidDel="00000000" w:rsidR="00000000" w:rsidRPr="00000000">
        <w:rPr>
          <w:rtl w:val="0"/>
        </w:rPr>
        <w:t xml:space="preserve">We examine business processes, users, objectives, challenges, and application requirements.</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a4697xaduin2" w:id="59"/>
      <w:bookmarkEnd w:id="59"/>
      <w:r w:rsidDel="00000000" w:rsidR="00000000" w:rsidRPr="00000000">
        <w:rPr>
          <w:b w:val="1"/>
          <w:bCs w:val="1"/>
          <w:color w:val="000000"/>
          <w:sz w:val="22"/>
          <w:szCs w:val="22"/>
          <w:rtl w:val="0"/>
        </w:rPr>
        <w:t xml:space="preserve">Technical Requirement Gathering</w:t>
      </w:r>
    </w:p>
    <w:p w:rsidR="00000000" w:rsidDel="00000000" w:rsidP="00000000" w:rsidRDefault="00000000" w:rsidRPr="00000000" w14:paraId="0000010B">
      <w:pPr>
        <w:spacing w:after="240" w:before="240" w:lineRule="auto"/>
        <w:rPr/>
      </w:pPr>
      <w:r w:rsidDel="00000000" w:rsidR="00000000" w:rsidRPr="00000000">
        <w:rPr>
          <w:rtl w:val="0"/>
        </w:rPr>
        <w:t xml:space="preserve">We document functions, integrations, permissions, workloads, and performance expectations.</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b727hcp00glc" w:id="60"/>
      <w:bookmarkEnd w:id="60"/>
      <w:r w:rsidDel="00000000" w:rsidR="00000000" w:rsidRPr="00000000">
        <w:rPr>
          <w:b w:val="1"/>
          <w:bCs w:val="1"/>
          <w:color w:val="000000"/>
          <w:sz w:val="22"/>
          <w:szCs w:val="22"/>
          <w:rtl w:val="0"/>
        </w:rPr>
        <w:t xml:space="preserve">Data and Integration Planning</w:t>
      </w:r>
    </w:p>
    <w:p w:rsidR="00000000" w:rsidDel="00000000" w:rsidP="00000000" w:rsidRDefault="00000000" w:rsidRPr="00000000" w14:paraId="0000010D">
      <w:pPr>
        <w:spacing w:after="240" w:before="240" w:lineRule="auto"/>
        <w:rPr/>
      </w:pPr>
      <w:r w:rsidDel="00000000" w:rsidR="00000000" w:rsidRPr="00000000">
        <w:rPr>
          <w:rtl w:val="0"/>
        </w:rPr>
        <w:t xml:space="preserve">We identify data structures, sources, relationships, APIs, and connected systems.</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2jf81ytseetq" w:id="61"/>
      <w:bookmarkEnd w:id="61"/>
      <w:r w:rsidDel="00000000" w:rsidR="00000000" w:rsidRPr="00000000">
        <w:rPr>
          <w:b w:val="1"/>
          <w:bCs w:val="1"/>
          <w:color w:val="000000"/>
          <w:sz w:val="22"/>
          <w:szCs w:val="22"/>
          <w:rtl w:val="0"/>
        </w:rPr>
        <w:t xml:space="preserve">Technology Stack Selection</w:t>
      </w:r>
    </w:p>
    <w:p w:rsidR="00000000" w:rsidDel="00000000" w:rsidP="00000000" w:rsidRDefault="00000000" w:rsidRPr="00000000" w14:paraId="0000010F">
      <w:pPr>
        <w:spacing w:after="240" w:before="240" w:lineRule="auto"/>
        <w:rPr/>
      </w:pPr>
      <w:r w:rsidDel="00000000" w:rsidR="00000000" w:rsidRPr="00000000">
        <w:rPr>
          <w:rtl w:val="0"/>
        </w:rPr>
        <w:t xml:space="preserve">We select suitable languages, frameworks, databases, cloud, and security tools.</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rowi6n9nm4i6" w:id="62"/>
      <w:bookmarkEnd w:id="6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11">
      <w:pPr>
        <w:numPr>
          <w:ilvl w:val="0"/>
          <w:numId w:val="19"/>
        </w:numPr>
        <w:spacing w:after="0" w:afterAutospacing="0" w:before="240" w:lineRule="auto"/>
        <w:ind w:left="720" w:hanging="360"/>
      </w:pPr>
      <w:r w:rsidDel="00000000" w:rsidR="00000000" w:rsidRPr="00000000">
        <w:rPr>
          <w:rtl w:val="0"/>
        </w:rPr>
        <w:t xml:space="preserve">Approved backend requirements document</w:t>
      </w:r>
    </w:p>
    <w:p w:rsidR="00000000" w:rsidDel="00000000" w:rsidP="00000000" w:rsidRDefault="00000000" w:rsidRPr="00000000" w14:paraId="00000112">
      <w:pPr>
        <w:numPr>
          <w:ilvl w:val="0"/>
          <w:numId w:val="19"/>
        </w:numPr>
        <w:spacing w:after="0" w:afterAutospacing="0" w:before="0" w:beforeAutospacing="0" w:lineRule="auto"/>
        <w:ind w:left="720" w:hanging="360"/>
      </w:pPr>
      <w:r w:rsidDel="00000000" w:rsidR="00000000" w:rsidRPr="00000000">
        <w:rPr>
          <w:rtl w:val="0"/>
        </w:rPr>
        <w:t xml:space="preserve">Initial system architecture</w:t>
      </w:r>
    </w:p>
    <w:p w:rsidR="00000000" w:rsidDel="00000000" w:rsidP="00000000" w:rsidRDefault="00000000" w:rsidRPr="00000000" w14:paraId="00000113">
      <w:pPr>
        <w:numPr>
          <w:ilvl w:val="0"/>
          <w:numId w:val="19"/>
        </w:numPr>
        <w:spacing w:after="0" w:afterAutospacing="0" w:before="0" w:beforeAutospacing="0" w:lineRule="auto"/>
        <w:ind w:left="720" w:hanging="360"/>
      </w:pPr>
      <w:r w:rsidDel="00000000" w:rsidR="00000000" w:rsidRPr="00000000">
        <w:rPr>
          <w:rtl w:val="0"/>
        </w:rPr>
        <w:t xml:space="preserve">Data and integration plan</w:t>
      </w:r>
    </w:p>
    <w:p w:rsidR="00000000" w:rsidDel="00000000" w:rsidP="00000000" w:rsidRDefault="00000000" w:rsidRPr="00000000" w14:paraId="00000114">
      <w:pPr>
        <w:numPr>
          <w:ilvl w:val="0"/>
          <w:numId w:val="19"/>
        </w:numPr>
        <w:spacing w:after="240" w:before="0" w:beforeAutospacing="0" w:lineRule="auto"/>
        <w:ind w:left="720" w:hanging="360"/>
      </w:pPr>
      <w:r w:rsidDel="00000000" w:rsidR="00000000" w:rsidRPr="00000000">
        <w:rPr>
          <w:rtl w:val="0"/>
        </w:rPr>
        <w:t xml:space="preserve">Technology recommendation and project roadmap</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tazidwrwdsbv" w:id="63"/>
      <w:bookmarkEnd w:id="63"/>
      <w:r w:rsidDel="00000000" w:rsidR="00000000" w:rsidRPr="00000000">
        <w:rPr>
          <w:b w:val="1"/>
          <w:bCs w:val="1"/>
          <w:sz w:val="34"/>
          <w:szCs w:val="34"/>
          <w:rtl w:val="0"/>
        </w:rPr>
        <w:t xml:space="preserve">02. Project Planning &amp; Technical Setup</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3fzrlwb52ro6" w:id="64"/>
      <w:bookmarkEnd w:id="64"/>
      <w:r w:rsidDel="00000000" w:rsidR="00000000" w:rsidRPr="00000000">
        <w:rPr>
          <w:b w:val="1"/>
          <w:bCs w:val="1"/>
          <w:color w:val="000000"/>
          <w:sz w:val="26"/>
          <w:szCs w:val="26"/>
          <w:rtl w:val="0"/>
        </w:rPr>
        <w:t xml:space="preserve">Project Planning &amp; Technical Setup</w:t>
      </w:r>
    </w:p>
    <w:p w:rsidR="00000000" w:rsidDel="00000000" w:rsidP="00000000" w:rsidRDefault="00000000" w:rsidRPr="00000000" w14:paraId="00000118">
      <w:pPr>
        <w:spacing w:after="240" w:before="240" w:lineRule="auto"/>
        <w:rPr/>
      </w:pPr>
      <w:r w:rsidDel="00000000" w:rsidR="00000000" w:rsidRPr="00000000">
        <w:rPr>
          <w:rtl w:val="0"/>
        </w:rPr>
        <w:t xml:space="preserve">Once requirements are approved, we establish the development plan, backend architecture, database design, environments, standards, and delivery milestones. This creates an organised technical foundation for efficient development and collaboration.</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7vh77nglswm" w:id="65"/>
      <w:bookmarkEnd w:id="65"/>
      <w:r w:rsidDel="00000000" w:rsidR="00000000" w:rsidRPr="00000000">
        <w:rPr>
          <w:b w:val="1"/>
          <w:bCs w:val="1"/>
          <w:color w:val="000000"/>
          <w:sz w:val="22"/>
          <w:szCs w:val="22"/>
          <w:rtl w:val="0"/>
        </w:rPr>
        <w:t xml:space="preserve">Backend Architecture</w:t>
      </w:r>
    </w:p>
    <w:p w:rsidR="00000000" w:rsidDel="00000000" w:rsidP="00000000" w:rsidRDefault="00000000" w:rsidRPr="00000000" w14:paraId="0000011A">
      <w:pPr>
        <w:spacing w:after="240" w:before="240" w:lineRule="auto"/>
        <w:rPr/>
      </w:pPr>
      <w:r w:rsidDel="00000000" w:rsidR="00000000" w:rsidRPr="00000000">
        <w:rPr>
          <w:rtl w:val="0"/>
        </w:rPr>
        <w:t xml:space="preserve">We define modules, services, communication methods, security, and system dependencies.</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ankpcm3x6cb7" w:id="66"/>
      <w:bookmarkEnd w:id="66"/>
      <w:r w:rsidDel="00000000" w:rsidR="00000000" w:rsidRPr="00000000">
        <w:rPr>
          <w:b w:val="1"/>
          <w:bCs w:val="1"/>
          <w:color w:val="000000"/>
          <w:sz w:val="22"/>
          <w:szCs w:val="22"/>
          <w:rtl w:val="0"/>
        </w:rPr>
        <w:t xml:space="preserve">Database Design</w:t>
      </w:r>
    </w:p>
    <w:p w:rsidR="00000000" w:rsidDel="00000000" w:rsidP="00000000" w:rsidRDefault="00000000" w:rsidRPr="00000000" w14:paraId="0000011C">
      <w:pPr>
        <w:spacing w:after="240" w:before="240" w:lineRule="auto"/>
        <w:rPr/>
      </w:pPr>
      <w:r w:rsidDel="00000000" w:rsidR="00000000" w:rsidRPr="00000000">
        <w:rPr>
          <w:rtl w:val="0"/>
        </w:rPr>
        <w:t xml:space="preserve">We structure tables, collections, relationships, indexes, and data-access requirements.</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kezdpj2c7b8i" w:id="67"/>
      <w:bookmarkEnd w:id="67"/>
      <w:r w:rsidDel="00000000" w:rsidR="00000000" w:rsidRPr="00000000">
        <w:rPr>
          <w:b w:val="1"/>
          <w:bCs w:val="1"/>
          <w:color w:val="000000"/>
          <w:sz w:val="22"/>
          <w:szCs w:val="22"/>
          <w:rtl w:val="0"/>
        </w:rPr>
        <w:t xml:space="preserve">Development Environment Setup</w:t>
      </w:r>
    </w:p>
    <w:p w:rsidR="00000000" w:rsidDel="00000000" w:rsidP="00000000" w:rsidRDefault="00000000" w:rsidRPr="00000000" w14:paraId="0000011E">
      <w:pPr>
        <w:spacing w:after="240" w:before="240" w:lineRule="auto"/>
        <w:rPr/>
      </w:pPr>
      <w:r w:rsidDel="00000000" w:rsidR="00000000" w:rsidRPr="00000000">
        <w:rPr>
          <w:rtl w:val="0"/>
        </w:rPr>
        <w:t xml:space="preserve">We configure local, staging, testing, and production-ready backend environments.</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fm3lre6m8zdf" w:id="68"/>
      <w:bookmarkEnd w:id="68"/>
      <w:r w:rsidDel="00000000" w:rsidR="00000000" w:rsidRPr="00000000">
        <w:rPr>
          <w:b w:val="1"/>
          <w:bCs w:val="1"/>
          <w:color w:val="000000"/>
          <w:sz w:val="22"/>
          <w:szCs w:val="22"/>
          <w:rtl w:val="0"/>
        </w:rPr>
        <w:t xml:space="preserve">Sprint and Coding Standards</w:t>
      </w:r>
    </w:p>
    <w:p w:rsidR="00000000" w:rsidDel="00000000" w:rsidP="00000000" w:rsidRDefault="00000000" w:rsidRPr="00000000" w14:paraId="00000120">
      <w:pPr>
        <w:spacing w:after="240" w:before="240" w:lineRule="auto"/>
        <w:rPr/>
      </w:pPr>
      <w:r w:rsidDel="00000000" w:rsidR="00000000" w:rsidRPr="00000000">
        <w:rPr>
          <w:rtl w:val="0"/>
        </w:rPr>
        <w:t xml:space="preserve">We establish milestones, coding conventions, reviews, documentation, and version control.</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qea6apl0lbfk" w:id="69"/>
      <w:bookmarkEnd w:id="69"/>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22">
      <w:pPr>
        <w:numPr>
          <w:ilvl w:val="0"/>
          <w:numId w:val="24"/>
        </w:numPr>
        <w:spacing w:after="0" w:afterAutospacing="0" w:before="240" w:lineRule="auto"/>
        <w:ind w:left="720" w:hanging="360"/>
      </w:pPr>
      <w:r w:rsidDel="00000000" w:rsidR="00000000" w:rsidRPr="00000000">
        <w:rPr>
          <w:rtl w:val="0"/>
        </w:rPr>
        <w:t xml:space="preserve">Detailed backend architecture</w:t>
      </w:r>
    </w:p>
    <w:p w:rsidR="00000000" w:rsidDel="00000000" w:rsidP="00000000" w:rsidRDefault="00000000" w:rsidRPr="00000000" w14:paraId="00000123">
      <w:pPr>
        <w:numPr>
          <w:ilvl w:val="0"/>
          <w:numId w:val="24"/>
        </w:numPr>
        <w:spacing w:after="0" w:afterAutospacing="0" w:before="0" w:beforeAutospacing="0" w:lineRule="auto"/>
        <w:ind w:left="720" w:hanging="360"/>
      </w:pPr>
      <w:r w:rsidDel="00000000" w:rsidR="00000000" w:rsidRPr="00000000">
        <w:rPr>
          <w:rtl w:val="0"/>
        </w:rPr>
        <w:t xml:space="preserve">Database design and data models</w:t>
      </w:r>
    </w:p>
    <w:p w:rsidR="00000000" w:rsidDel="00000000" w:rsidP="00000000" w:rsidRDefault="00000000" w:rsidRPr="00000000" w14:paraId="00000124">
      <w:pPr>
        <w:numPr>
          <w:ilvl w:val="0"/>
          <w:numId w:val="24"/>
        </w:numPr>
        <w:spacing w:after="0" w:afterAutospacing="0" w:before="0" w:beforeAutospacing="0" w:lineRule="auto"/>
        <w:ind w:left="720" w:hanging="360"/>
      </w:pPr>
      <w:r w:rsidDel="00000000" w:rsidR="00000000" w:rsidRPr="00000000">
        <w:rPr>
          <w:rtl w:val="0"/>
        </w:rPr>
        <w:t xml:space="preserve">Configured development environments</w:t>
      </w:r>
    </w:p>
    <w:p w:rsidR="00000000" w:rsidDel="00000000" w:rsidP="00000000" w:rsidRDefault="00000000" w:rsidRPr="00000000" w14:paraId="00000125">
      <w:pPr>
        <w:numPr>
          <w:ilvl w:val="0"/>
          <w:numId w:val="24"/>
        </w:numPr>
        <w:spacing w:after="240" w:before="0" w:beforeAutospacing="0" w:lineRule="auto"/>
        <w:ind w:left="720" w:hanging="360"/>
      </w:pPr>
      <w:r w:rsidDel="00000000" w:rsidR="00000000" w:rsidRPr="00000000">
        <w:rPr>
          <w:rtl w:val="0"/>
        </w:rPr>
        <w:t xml:space="preserve">Sprint schedule and coding standards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ng115kpndm0g" w:id="70"/>
      <w:bookmarkEnd w:id="70"/>
      <w:r w:rsidDel="00000000" w:rsidR="00000000" w:rsidRPr="00000000">
        <w:rPr>
          <w:b w:val="1"/>
          <w:bCs w:val="1"/>
          <w:sz w:val="34"/>
          <w:szCs w:val="34"/>
          <w:rtl w:val="0"/>
        </w:rPr>
        <w:t xml:space="preserve">03. Backend &amp; API Development</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lpreymvgrk6x" w:id="71"/>
      <w:bookmarkEnd w:id="71"/>
      <w:r w:rsidDel="00000000" w:rsidR="00000000" w:rsidRPr="00000000">
        <w:rPr>
          <w:b w:val="1"/>
          <w:bCs w:val="1"/>
          <w:color w:val="000000"/>
          <w:sz w:val="26"/>
          <w:szCs w:val="26"/>
          <w:rtl w:val="0"/>
        </w:rPr>
        <w:t xml:space="preserve">Backend &amp; API Development</w:t>
      </w:r>
    </w:p>
    <w:p w:rsidR="00000000" w:rsidDel="00000000" w:rsidP="00000000" w:rsidRDefault="00000000" w:rsidRPr="00000000" w14:paraId="00000129">
      <w:pPr>
        <w:spacing w:after="240" w:before="240" w:lineRule="auto"/>
        <w:rPr/>
      </w:pPr>
      <w:r w:rsidDel="00000000" w:rsidR="00000000" w:rsidRPr="00000000">
        <w:rPr>
          <w:rtl w:val="0"/>
        </w:rPr>
        <w:t xml:space="preserve">Our developers transform the approved architecture into functional server-side systems, databases, APIs, authentication, and business logic. Every component is developed according to documented operational and technical requirements.</w:t>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ykdbxvnibcxt" w:id="72"/>
      <w:bookmarkEnd w:id="72"/>
      <w:r w:rsidDel="00000000" w:rsidR="00000000" w:rsidRPr="00000000">
        <w:rPr>
          <w:b w:val="1"/>
          <w:bCs w:val="1"/>
          <w:color w:val="000000"/>
          <w:sz w:val="22"/>
          <w:szCs w:val="22"/>
          <w:rtl w:val="0"/>
        </w:rPr>
        <w:t xml:space="preserve">Server-Side Development</w:t>
      </w:r>
    </w:p>
    <w:p w:rsidR="00000000" w:rsidDel="00000000" w:rsidP="00000000" w:rsidRDefault="00000000" w:rsidRPr="00000000" w14:paraId="0000012B">
      <w:pPr>
        <w:spacing w:after="240" w:before="240" w:lineRule="auto"/>
        <w:rPr/>
      </w:pPr>
      <w:r w:rsidDel="00000000" w:rsidR="00000000" w:rsidRPr="00000000">
        <w:rPr>
          <w:rtl w:val="0"/>
        </w:rPr>
        <w:t xml:space="preserve">We build application logic, workflows, background processes, and administrative functions.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yjg4hwjmpbr0" w:id="73"/>
      <w:bookmarkEnd w:id="73"/>
      <w:r w:rsidDel="00000000" w:rsidR="00000000" w:rsidRPr="00000000">
        <w:rPr>
          <w:b w:val="1"/>
          <w:bCs w:val="1"/>
          <w:color w:val="000000"/>
          <w:sz w:val="22"/>
          <w:szCs w:val="22"/>
          <w:rtl w:val="0"/>
        </w:rPr>
        <w:t xml:space="preserve">API Development</w:t>
      </w:r>
    </w:p>
    <w:p w:rsidR="00000000" w:rsidDel="00000000" w:rsidP="00000000" w:rsidRDefault="00000000" w:rsidRPr="00000000" w14:paraId="0000012D">
      <w:pPr>
        <w:spacing w:after="240" w:before="240" w:lineRule="auto"/>
        <w:rPr/>
      </w:pPr>
      <w:r w:rsidDel="00000000" w:rsidR="00000000" w:rsidRPr="00000000">
        <w:rPr>
          <w:rtl w:val="0"/>
        </w:rPr>
        <w:t xml:space="preserve">We create secure APIs connecting interfaces, platforms, and third-party services.</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rj2tbk6eceen" w:id="74"/>
      <w:bookmarkEnd w:id="74"/>
      <w:r w:rsidDel="00000000" w:rsidR="00000000" w:rsidRPr="00000000">
        <w:rPr>
          <w:b w:val="1"/>
          <w:bCs w:val="1"/>
          <w:color w:val="000000"/>
          <w:sz w:val="22"/>
          <w:szCs w:val="22"/>
          <w:rtl w:val="0"/>
        </w:rPr>
        <w:t xml:space="preserve">Database Implementation</w:t>
      </w:r>
    </w:p>
    <w:p w:rsidR="00000000" w:rsidDel="00000000" w:rsidP="00000000" w:rsidRDefault="00000000" w:rsidRPr="00000000" w14:paraId="0000012F">
      <w:pPr>
        <w:spacing w:after="240" w:before="240" w:lineRule="auto"/>
        <w:rPr/>
      </w:pPr>
      <w:r w:rsidDel="00000000" w:rsidR="00000000" w:rsidRPr="00000000">
        <w:rPr>
          <w:rtl w:val="0"/>
        </w:rPr>
        <w:t xml:space="preserve">We develop schemas, queries, indexes, validation, caching, and backups.</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4surwh6oy4o2" w:id="75"/>
      <w:bookmarkEnd w:id="75"/>
      <w:r w:rsidDel="00000000" w:rsidR="00000000" w:rsidRPr="00000000">
        <w:rPr>
          <w:b w:val="1"/>
          <w:bCs w:val="1"/>
          <w:color w:val="000000"/>
          <w:sz w:val="22"/>
          <w:szCs w:val="22"/>
          <w:rtl w:val="0"/>
        </w:rPr>
        <w:t xml:space="preserve">Security and Authentication</w:t>
      </w:r>
    </w:p>
    <w:p w:rsidR="00000000" w:rsidDel="00000000" w:rsidP="00000000" w:rsidRDefault="00000000" w:rsidRPr="00000000" w14:paraId="00000131">
      <w:pPr>
        <w:spacing w:after="240" w:before="240" w:lineRule="auto"/>
        <w:rPr/>
      </w:pPr>
      <w:r w:rsidDel="00000000" w:rsidR="00000000" w:rsidRPr="00000000">
        <w:rPr>
          <w:rtl w:val="0"/>
        </w:rPr>
        <w:t xml:space="preserve">We implement access controls, authentication, encryption, and secure data handling.</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e68bwhwfspeg" w:id="76"/>
      <w:bookmarkEnd w:id="7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33">
      <w:pPr>
        <w:numPr>
          <w:ilvl w:val="0"/>
          <w:numId w:val="3"/>
        </w:numPr>
        <w:spacing w:after="0" w:afterAutospacing="0" w:before="240" w:lineRule="auto"/>
        <w:ind w:left="720" w:hanging="360"/>
      </w:pPr>
      <w:r w:rsidDel="00000000" w:rsidR="00000000" w:rsidRPr="00000000">
        <w:rPr>
          <w:rtl w:val="0"/>
        </w:rPr>
        <w:t xml:space="preserve">Functional backend application</w:t>
      </w:r>
    </w:p>
    <w:p w:rsidR="00000000" w:rsidDel="00000000" w:rsidP="00000000" w:rsidRDefault="00000000" w:rsidRPr="00000000" w14:paraId="00000134">
      <w:pPr>
        <w:numPr>
          <w:ilvl w:val="0"/>
          <w:numId w:val="3"/>
        </w:numPr>
        <w:spacing w:after="0" w:afterAutospacing="0" w:before="0" w:beforeAutospacing="0" w:lineRule="auto"/>
        <w:ind w:left="720" w:hanging="360"/>
      </w:pPr>
      <w:r w:rsidDel="00000000" w:rsidR="00000000" w:rsidRPr="00000000">
        <w:rPr>
          <w:rtl w:val="0"/>
        </w:rPr>
        <w:t xml:space="preserve">Secure API endpoints</w:t>
      </w:r>
    </w:p>
    <w:p w:rsidR="00000000" w:rsidDel="00000000" w:rsidP="00000000" w:rsidRDefault="00000000" w:rsidRPr="00000000" w14:paraId="00000135">
      <w:pPr>
        <w:numPr>
          <w:ilvl w:val="0"/>
          <w:numId w:val="3"/>
        </w:numPr>
        <w:spacing w:after="0" w:afterAutospacing="0" w:before="0" w:beforeAutospacing="0" w:lineRule="auto"/>
        <w:ind w:left="720" w:hanging="360"/>
      </w:pPr>
      <w:r w:rsidDel="00000000" w:rsidR="00000000" w:rsidRPr="00000000">
        <w:rPr>
          <w:rtl w:val="0"/>
        </w:rPr>
        <w:t xml:space="preserve">Implemented database system</w:t>
      </w:r>
    </w:p>
    <w:p w:rsidR="00000000" w:rsidDel="00000000" w:rsidP="00000000" w:rsidRDefault="00000000" w:rsidRPr="00000000" w14:paraId="00000136">
      <w:pPr>
        <w:numPr>
          <w:ilvl w:val="0"/>
          <w:numId w:val="3"/>
        </w:numPr>
        <w:spacing w:after="240" w:before="0" w:beforeAutospacing="0" w:lineRule="auto"/>
        <w:ind w:left="720" w:hanging="360"/>
      </w:pPr>
      <w:r w:rsidDel="00000000" w:rsidR="00000000" w:rsidRPr="00000000">
        <w:rPr>
          <w:rtl w:val="0"/>
        </w:rPr>
        <w:t xml:space="preserve">Authentication and access-control modules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w2sh9x7cdd2r" w:id="77"/>
      <w:bookmarkEnd w:id="77"/>
      <w:r w:rsidDel="00000000" w:rsidR="00000000" w:rsidRPr="00000000">
        <w:rPr>
          <w:b w:val="1"/>
          <w:bCs w:val="1"/>
          <w:sz w:val="34"/>
          <w:szCs w:val="34"/>
          <w:rtl w:val="0"/>
        </w:rPr>
        <w:t xml:space="preserve">04. Testing, Security &amp; Optimization</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ejmyj8aj460g" w:id="78"/>
      <w:bookmarkEnd w:id="78"/>
      <w:r w:rsidDel="00000000" w:rsidR="00000000" w:rsidRPr="00000000">
        <w:rPr>
          <w:b w:val="1"/>
          <w:bCs w:val="1"/>
          <w:color w:val="000000"/>
          <w:sz w:val="26"/>
          <w:szCs w:val="26"/>
          <w:rtl w:val="0"/>
        </w:rPr>
        <w:t xml:space="preserve">Testing, Security &amp; Optimization</w:t>
      </w:r>
    </w:p>
    <w:p w:rsidR="00000000" w:rsidDel="00000000" w:rsidP="00000000" w:rsidRDefault="00000000" w:rsidRPr="00000000" w14:paraId="0000013A">
      <w:pPr>
        <w:spacing w:after="240" w:before="240" w:lineRule="auto"/>
        <w:rPr/>
      </w:pPr>
      <w:r w:rsidDel="00000000" w:rsidR="00000000" w:rsidRPr="00000000">
        <w:rPr>
          <w:rtl w:val="0"/>
        </w:rPr>
        <w:t xml:space="preserve">Before deployment, we test functionality, APIs, databases, integrations, security controls, and application performance. Identified issues are documented, corrected, and retested under realistic operating conditions.</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ixp28k6xpgaa" w:id="79"/>
      <w:bookmarkEnd w:id="79"/>
      <w:r w:rsidDel="00000000" w:rsidR="00000000" w:rsidRPr="00000000">
        <w:rPr>
          <w:b w:val="1"/>
          <w:bCs w:val="1"/>
          <w:color w:val="000000"/>
          <w:sz w:val="22"/>
          <w:szCs w:val="22"/>
          <w:rtl w:val="0"/>
        </w:rPr>
        <w:t xml:space="preserve">Functional and API Testing</w:t>
      </w:r>
    </w:p>
    <w:p w:rsidR="00000000" w:rsidDel="00000000" w:rsidP="00000000" w:rsidRDefault="00000000" w:rsidRPr="00000000" w14:paraId="0000013C">
      <w:pPr>
        <w:spacing w:after="240" w:before="240" w:lineRule="auto"/>
        <w:rPr/>
      </w:pPr>
      <w:r w:rsidDel="00000000" w:rsidR="00000000" w:rsidRPr="00000000">
        <w:rPr>
          <w:rtl w:val="0"/>
        </w:rPr>
        <w:t xml:space="preserve">We verify endpoints, workflows, validations, errors, permissions, and expected responses.</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npb8n3gpm1ph" w:id="80"/>
      <w:bookmarkEnd w:id="80"/>
      <w:r w:rsidDel="00000000" w:rsidR="00000000" w:rsidRPr="00000000">
        <w:rPr>
          <w:b w:val="1"/>
          <w:bCs w:val="1"/>
          <w:color w:val="000000"/>
          <w:sz w:val="22"/>
          <w:szCs w:val="22"/>
          <w:rtl w:val="0"/>
        </w:rPr>
        <w:t xml:space="preserve">Security Testing</w:t>
      </w:r>
    </w:p>
    <w:p w:rsidR="00000000" w:rsidDel="00000000" w:rsidP="00000000" w:rsidRDefault="00000000" w:rsidRPr="00000000" w14:paraId="0000013E">
      <w:pPr>
        <w:spacing w:after="240" w:before="240" w:lineRule="auto"/>
        <w:rPr/>
      </w:pPr>
      <w:r w:rsidDel="00000000" w:rsidR="00000000" w:rsidRPr="00000000">
        <w:rPr>
          <w:rtl w:val="0"/>
        </w:rPr>
        <w:t xml:space="preserve">We review authentication, encryption, vulnerabilities, access controls, and configurations.</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dqznfmjdeig0" w:id="81"/>
      <w:bookmarkEnd w:id="81"/>
      <w:r w:rsidDel="00000000" w:rsidR="00000000" w:rsidRPr="00000000">
        <w:rPr>
          <w:b w:val="1"/>
          <w:bCs w:val="1"/>
          <w:color w:val="000000"/>
          <w:sz w:val="22"/>
          <w:szCs w:val="22"/>
          <w:rtl w:val="0"/>
        </w:rPr>
        <w:t xml:space="preserve">Performance and Load Testing</w:t>
      </w:r>
    </w:p>
    <w:p w:rsidR="00000000" w:rsidDel="00000000" w:rsidP="00000000" w:rsidRDefault="00000000" w:rsidRPr="00000000" w14:paraId="00000140">
      <w:pPr>
        <w:spacing w:after="240" w:before="240" w:lineRule="auto"/>
        <w:rPr/>
      </w:pPr>
      <w:r w:rsidDel="00000000" w:rsidR="00000000" w:rsidRPr="00000000">
        <w:rPr>
          <w:rtl w:val="0"/>
        </w:rPr>
        <w:t xml:space="preserve">We measure response times, concurrency, resource usage, and scaling behaviour.</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pjtnohimufs" w:id="82"/>
      <w:bookmarkEnd w:id="82"/>
      <w:r w:rsidDel="00000000" w:rsidR="00000000" w:rsidRPr="00000000">
        <w:rPr>
          <w:b w:val="1"/>
          <w:bCs w:val="1"/>
          <w:color w:val="000000"/>
          <w:sz w:val="22"/>
          <w:szCs w:val="22"/>
          <w:rtl w:val="0"/>
        </w:rPr>
        <w:t xml:space="preserve">Integration and Data Validation</w:t>
      </w:r>
    </w:p>
    <w:p w:rsidR="00000000" w:rsidDel="00000000" w:rsidP="00000000" w:rsidRDefault="00000000" w:rsidRPr="00000000" w14:paraId="00000142">
      <w:pPr>
        <w:spacing w:after="240" w:before="240" w:lineRule="auto"/>
        <w:rPr/>
      </w:pPr>
      <w:r w:rsidDel="00000000" w:rsidR="00000000" w:rsidRPr="00000000">
        <w:rPr>
          <w:rtl w:val="0"/>
        </w:rPr>
        <w:t xml:space="preserve">We confirm accurate data exchange across all connected systems and services.</w:t>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3xsp1oyaj4oo" w:id="83"/>
      <w:bookmarkEnd w:id="83"/>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44">
      <w:pPr>
        <w:numPr>
          <w:ilvl w:val="0"/>
          <w:numId w:val="6"/>
        </w:numPr>
        <w:spacing w:after="0" w:afterAutospacing="0" w:before="240" w:lineRule="auto"/>
        <w:ind w:left="720" w:hanging="360"/>
      </w:pPr>
      <w:r w:rsidDel="00000000" w:rsidR="00000000" w:rsidRPr="00000000">
        <w:rPr>
          <w:rtl w:val="0"/>
        </w:rPr>
        <w:t xml:space="preserve">Functional and API testing report</w:t>
      </w:r>
    </w:p>
    <w:p w:rsidR="00000000" w:rsidDel="00000000" w:rsidP="00000000" w:rsidRDefault="00000000" w:rsidRPr="00000000" w14:paraId="00000145">
      <w:pPr>
        <w:numPr>
          <w:ilvl w:val="0"/>
          <w:numId w:val="6"/>
        </w:numPr>
        <w:spacing w:after="0" w:afterAutospacing="0" w:before="0" w:beforeAutospacing="0" w:lineRule="auto"/>
        <w:ind w:left="720" w:hanging="360"/>
      </w:pPr>
      <w:r w:rsidDel="00000000" w:rsidR="00000000" w:rsidRPr="00000000">
        <w:rPr>
          <w:rtl w:val="0"/>
        </w:rPr>
        <w:t xml:space="preserve">Security assessment and resolved issues</w:t>
      </w:r>
    </w:p>
    <w:p w:rsidR="00000000" w:rsidDel="00000000" w:rsidP="00000000" w:rsidRDefault="00000000" w:rsidRPr="00000000" w14:paraId="00000146">
      <w:pPr>
        <w:numPr>
          <w:ilvl w:val="0"/>
          <w:numId w:val="6"/>
        </w:numPr>
        <w:spacing w:after="0" w:afterAutospacing="0" w:before="0" w:beforeAutospacing="0" w:lineRule="auto"/>
        <w:ind w:left="720" w:hanging="360"/>
      </w:pPr>
      <w:r w:rsidDel="00000000" w:rsidR="00000000" w:rsidRPr="00000000">
        <w:rPr>
          <w:rtl w:val="0"/>
        </w:rPr>
        <w:t xml:space="preserve">Performance and load-testing results</w:t>
      </w:r>
    </w:p>
    <w:p w:rsidR="00000000" w:rsidDel="00000000" w:rsidP="00000000" w:rsidRDefault="00000000" w:rsidRPr="00000000" w14:paraId="00000147">
      <w:pPr>
        <w:numPr>
          <w:ilvl w:val="0"/>
          <w:numId w:val="6"/>
        </w:numPr>
        <w:spacing w:after="240" w:before="0" w:beforeAutospacing="0" w:lineRule="auto"/>
        <w:ind w:left="720" w:hanging="360"/>
      </w:pPr>
      <w:r w:rsidDel="00000000" w:rsidR="00000000" w:rsidRPr="00000000">
        <w:rPr>
          <w:rtl w:val="0"/>
        </w:rPr>
        <w:t xml:space="preserve">Integration and data-validation approval</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e0rvrv9qvzt0" w:id="84"/>
      <w:bookmarkEnd w:id="84"/>
      <w:r w:rsidDel="00000000" w:rsidR="00000000" w:rsidRPr="00000000">
        <w:rPr>
          <w:b w:val="1"/>
          <w:bCs w:val="1"/>
          <w:sz w:val="34"/>
          <w:szCs w:val="34"/>
          <w:rtl w:val="0"/>
        </w:rPr>
        <w:t xml:space="preserve">05. Deployment &amp; CI/CD Launch</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x8c7919qb2bp" w:id="85"/>
      <w:bookmarkEnd w:id="85"/>
      <w:r w:rsidDel="00000000" w:rsidR="00000000" w:rsidRPr="00000000">
        <w:rPr>
          <w:b w:val="1"/>
          <w:bCs w:val="1"/>
          <w:color w:val="000000"/>
          <w:sz w:val="26"/>
          <w:szCs w:val="26"/>
          <w:rtl w:val="0"/>
        </w:rPr>
        <w:t xml:space="preserve">Deployment &amp; CI/CD Launch</w:t>
      </w:r>
    </w:p>
    <w:p w:rsidR="00000000" w:rsidDel="00000000" w:rsidP="00000000" w:rsidRDefault="00000000" w:rsidRPr="00000000" w14:paraId="0000014B">
      <w:pPr>
        <w:spacing w:after="240" w:before="240" w:lineRule="auto"/>
        <w:rPr/>
      </w:pPr>
      <w:r w:rsidDel="00000000" w:rsidR="00000000" w:rsidRPr="00000000">
        <w:rPr>
          <w:rtl w:val="0"/>
        </w:rPr>
        <w:t xml:space="preserve">After quality approval, we deploy the backend to its production environment and configure automation, infrastructure, monitoring, security, and recovery systems for a controlled and dependable launch.</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gdvlb4cnp87p" w:id="86"/>
      <w:bookmarkEnd w:id="86"/>
      <w:r w:rsidDel="00000000" w:rsidR="00000000" w:rsidRPr="00000000">
        <w:rPr>
          <w:b w:val="1"/>
          <w:bCs w:val="1"/>
          <w:color w:val="000000"/>
          <w:sz w:val="22"/>
          <w:szCs w:val="22"/>
          <w:rtl w:val="0"/>
        </w:rPr>
        <w:t xml:space="preserve">Production Deployment</w:t>
      </w:r>
    </w:p>
    <w:p w:rsidR="00000000" w:rsidDel="00000000" w:rsidP="00000000" w:rsidRDefault="00000000" w:rsidRPr="00000000" w14:paraId="0000014D">
      <w:pPr>
        <w:spacing w:after="240" w:before="240" w:lineRule="auto"/>
        <w:rPr/>
      </w:pPr>
      <w:r w:rsidDel="00000000" w:rsidR="00000000" w:rsidRPr="00000000">
        <w:rPr>
          <w:rtl w:val="0"/>
        </w:rPr>
        <w:t xml:space="preserve">We deploy approved backend services safely into the production environment.</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tf3neh3v68m1" w:id="87"/>
      <w:bookmarkEnd w:id="87"/>
      <w:r w:rsidDel="00000000" w:rsidR="00000000" w:rsidRPr="00000000">
        <w:rPr>
          <w:b w:val="1"/>
          <w:bCs w:val="1"/>
          <w:color w:val="000000"/>
          <w:sz w:val="22"/>
          <w:szCs w:val="22"/>
          <w:rtl w:val="0"/>
        </w:rPr>
        <w:t xml:space="preserve">CI/CD Pipeline</w:t>
      </w:r>
    </w:p>
    <w:p w:rsidR="00000000" w:rsidDel="00000000" w:rsidP="00000000" w:rsidRDefault="00000000" w:rsidRPr="00000000" w14:paraId="0000014F">
      <w:pPr>
        <w:spacing w:after="240" w:before="240" w:lineRule="auto"/>
        <w:rPr/>
      </w:pPr>
      <w:r w:rsidDel="00000000" w:rsidR="00000000" w:rsidRPr="00000000">
        <w:rPr>
          <w:rtl w:val="0"/>
        </w:rPr>
        <w:t xml:space="preserve">We automate application builds, tests, approvals, deployments, and rollback processes.</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vqiirt8i0dux" w:id="88"/>
      <w:bookmarkEnd w:id="88"/>
      <w:r w:rsidDel="00000000" w:rsidR="00000000" w:rsidRPr="00000000">
        <w:rPr>
          <w:b w:val="1"/>
          <w:bCs w:val="1"/>
          <w:color w:val="000000"/>
          <w:sz w:val="22"/>
          <w:szCs w:val="22"/>
          <w:rtl w:val="0"/>
        </w:rPr>
        <w:t xml:space="preserve">Cloud and Server Configuration</w:t>
      </w:r>
    </w:p>
    <w:p w:rsidR="00000000" w:rsidDel="00000000" w:rsidP="00000000" w:rsidRDefault="00000000" w:rsidRPr="00000000" w14:paraId="00000151">
      <w:pPr>
        <w:spacing w:after="240" w:before="240" w:lineRule="auto"/>
        <w:rPr/>
      </w:pPr>
      <w:r w:rsidDel="00000000" w:rsidR="00000000" w:rsidRPr="00000000">
        <w:rPr>
          <w:rtl w:val="0"/>
        </w:rPr>
        <w:t xml:space="preserve">We configure servers, cloud services, networking, permissions, and scaling policies.</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eg80jy47auqu" w:id="89"/>
      <w:bookmarkEnd w:id="89"/>
      <w:r w:rsidDel="00000000" w:rsidR="00000000" w:rsidRPr="00000000">
        <w:rPr>
          <w:b w:val="1"/>
          <w:bCs w:val="1"/>
          <w:color w:val="000000"/>
          <w:sz w:val="22"/>
          <w:szCs w:val="22"/>
          <w:rtl w:val="0"/>
        </w:rPr>
        <w:t xml:space="preserve">Monitoring and Backup Setup</w:t>
      </w:r>
    </w:p>
    <w:p w:rsidR="00000000" w:rsidDel="00000000" w:rsidP="00000000" w:rsidRDefault="00000000" w:rsidRPr="00000000" w14:paraId="00000153">
      <w:pPr>
        <w:spacing w:after="240" w:before="240" w:lineRule="auto"/>
        <w:rPr/>
      </w:pPr>
      <w:r w:rsidDel="00000000" w:rsidR="00000000" w:rsidRPr="00000000">
        <w:rPr>
          <w:rtl w:val="0"/>
        </w:rPr>
        <w:t xml:space="preserve">We establish logs, alerts, health monitoring, backups, and recovery procedures.</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6srhjjdj7qxj" w:id="90"/>
      <w:bookmarkEnd w:id="9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55">
      <w:pPr>
        <w:numPr>
          <w:ilvl w:val="0"/>
          <w:numId w:val="10"/>
        </w:numPr>
        <w:spacing w:after="0" w:afterAutospacing="0" w:before="240" w:lineRule="auto"/>
        <w:ind w:left="720" w:hanging="360"/>
      </w:pPr>
      <w:r w:rsidDel="00000000" w:rsidR="00000000" w:rsidRPr="00000000">
        <w:rPr>
          <w:rtl w:val="0"/>
        </w:rPr>
        <w:t xml:space="preserve">Production-ready backend system</w:t>
      </w:r>
    </w:p>
    <w:p w:rsidR="00000000" w:rsidDel="00000000" w:rsidP="00000000" w:rsidRDefault="00000000" w:rsidRPr="00000000" w14:paraId="00000156">
      <w:pPr>
        <w:numPr>
          <w:ilvl w:val="0"/>
          <w:numId w:val="10"/>
        </w:numPr>
        <w:spacing w:after="0" w:afterAutospacing="0" w:before="0" w:beforeAutospacing="0" w:lineRule="auto"/>
        <w:ind w:left="720" w:hanging="360"/>
      </w:pPr>
      <w:r w:rsidDel="00000000" w:rsidR="00000000" w:rsidRPr="00000000">
        <w:rPr>
          <w:rtl w:val="0"/>
        </w:rPr>
        <w:t xml:space="preserve">Configured CI/CD pipeline</w:t>
      </w:r>
    </w:p>
    <w:p w:rsidR="00000000" w:rsidDel="00000000" w:rsidP="00000000" w:rsidRDefault="00000000" w:rsidRPr="00000000" w14:paraId="00000157">
      <w:pPr>
        <w:numPr>
          <w:ilvl w:val="0"/>
          <w:numId w:val="10"/>
        </w:numPr>
        <w:spacing w:after="0" w:afterAutospacing="0" w:before="0" w:beforeAutospacing="0" w:lineRule="auto"/>
        <w:ind w:left="720" w:hanging="360"/>
      </w:pPr>
      <w:r w:rsidDel="00000000" w:rsidR="00000000" w:rsidRPr="00000000">
        <w:rPr>
          <w:rtl w:val="0"/>
        </w:rPr>
        <w:t xml:space="preserve">Cloud and server setup</w:t>
      </w:r>
    </w:p>
    <w:p w:rsidR="00000000" w:rsidDel="00000000" w:rsidP="00000000" w:rsidRDefault="00000000" w:rsidRPr="00000000" w14:paraId="00000158">
      <w:pPr>
        <w:numPr>
          <w:ilvl w:val="0"/>
          <w:numId w:val="10"/>
        </w:numPr>
        <w:spacing w:after="240" w:before="0" w:beforeAutospacing="0" w:lineRule="auto"/>
        <w:ind w:left="720" w:hanging="360"/>
      </w:pPr>
      <w:r w:rsidDel="00000000" w:rsidR="00000000" w:rsidRPr="00000000">
        <w:rPr>
          <w:rtl w:val="0"/>
        </w:rPr>
        <w:t xml:space="preserve">Monitoring, backup, and recovery configuration</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mtkq8hhy1j9c" w:id="91"/>
      <w:bookmarkEnd w:id="91"/>
      <w:r w:rsidDel="00000000" w:rsidR="00000000" w:rsidRPr="00000000">
        <w:rPr>
          <w:b w:val="1"/>
          <w:bCs w:val="1"/>
          <w:sz w:val="34"/>
          <w:szCs w:val="34"/>
          <w:rtl w:val="0"/>
        </w:rPr>
        <w:t xml:space="preserve">06. Maintenance &amp; Continuous Improvement</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4fb5cccdam8" w:id="92"/>
      <w:bookmarkEnd w:id="92"/>
      <w:r w:rsidDel="00000000" w:rsidR="00000000" w:rsidRPr="00000000">
        <w:rPr>
          <w:b w:val="1"/>
          <w:bCs w:val="1"/>
          <w:color w:val="000000"/>
          <w:sz w:val="26"/>
          <w:szCs w:val="26"/>
          <w:rtl w:val="0"/>
        </w:rPr>
        <w:t xml:space="preserve">Maintenance &amp; Continuous Improvement</w:t>
      </w:r>
    </w:p>
    <w:p w:rsidR="00000000" w:rsidDel="00000000" w:rsidP="00000000" w:rsidRDefault="00000000" w:rsidRPr="00000000" w14:paraId="0000015C">
      <w:pPr>
        <w:spacing w:after="240" w:before="240" w:lineRule="auto"/>
        <w:rPr/>
      </w:pPr>
      <w:r w:rsidDel="00000000" w:rsidR="00000000" w:rsidRPr="00000000">
        <w:rPr>
          <w:rtl w:val="0"/>
        </w:rPr>
        <w:t xml:space="preserve">Our support continues after deployment through monitoring, security updates, database maintenance, troubleshooting, optimization, and feature enhancements. This keeps the backend reliable and prepared for evolving requirements.</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cjf914nondmv" w:id="93"/>
      <w:bookmarkEnd w:id="93"/>
      <w:r w:rsidDel="00000000" w:rsidR="00000000" w:rsidRPr="00000000">
        <w:rPr>
          <w:b w:val="1"/>
          <w:bCs w:val="1"/>
          <w:color w:val="000000"/>
          <w:sz w:val="22"/>
          <w:szCs w:val="22"/>
          <w:rtl w:val="0"/>
        </w:rPr>
        <w:t xml:space="preserve">Security and Dependency Updates</w:t>
      </w:r>
    </w:p>
    <w:p w:rsidR="00000000" w:rsidDel="00000000" w:rsidP="00000000" w:rsidRDefault="00000000" w:rsidRPr="00000000" w14:paraId="0000015E">
      <w:pPr>
        <w:spacing w:after="240" w:before="240" w:lineRule="auto"/>
        <w:rPr/>
      </w:pPr>
      <w:r w:rsidDel="00000000" w:rsidR="00000000" w:rsidRPr="00000000">
        <w:rPr>
          <w:rtl w:val="0"/>
        </w:rPr>
        <w:t xml:space="preserve">We update frameworks, libraries, services, configurations, and security controls.</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j9rdztmeglv5" w:id="94"/>
      <w:bookmarkEnd w:id="94"/>
      <w:r w:rsidDel="00000000" w:rsidR="00000000" w:rsidRPr="00000000">
        <w:rPr>
          <w:b w:val="1"/>
          <w:bCs w:val="1"/>
          <w:color w:val="000000"/>
          <w:sz w:val="22"/>
          <w:szCs w:val="22"/>
          <w:rtl w:val="0"/>
        </w:rPr>
        <w:t xml:space="preserve">Monitoring and Incident Support</w:t>
      </w:r>
    </w:p>
    <w:p w:rsidR="00000000" w:rsidDel="00000000" w:rsidP="00000000" w:rsidRDefault="00000000" w:rsidRPr="00000000" w14:paraId="00000160">
      <w:pPr>
        <w:spacing w:after="240" w:before="240" w:lineRule="auto"/>
        <w:rPr/>
      </w:pPr>
      <w:r w:rsidDel="00000000" w:rsidR="00000000" w:rsidRPr="00000000">
        <w:rPr>
          <w:rtl w:val="0"/>
        </w:rPr>
        <w:t xml:space="preserve">We monitor system health and respond to operational issues promptly.</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dj5pi1sw1687" w:id="95"/>
      <w:bookmarkEnd w:id="95"/>
      <w:r w:rsidDel="00000000" w:rsidR="00000000" w:rsidRPr="00000000">
        <w:rPr>
          <w:b w:val="1"/>
          <w:bCs w:val="1"/>
          <w:color w:val="000000"/>
          <w:sz w:val="22"/>
          <w:szCs w:val="22"/>
          <w:rtl w:val="0"/>
        </w:rPr>
        <w:t xml:space="preserve">Database Maintenance</w:t>
      </w:r>
    </w:p>
    <w:p w:rsidR="00000000" w:rsidDel="00000000" w:rsidP="00000000" w:rsidRDefault="00000000" w:rsidRPr="00000000" w14:paraId="00000162">
      <w:pPr>
        <w:spacing w:after="240" w:before="240" w:lineRule="auto"/>
        <w:rPr/>
      </w:pPr>
      <w:r w:rsidDel="00000000" w:rsidR="00000000" w:rsidRPr="00000000">
        <w:rPr>
          <w:rtl w:val="0"/>
        </w:rPr>
        <w:t xml:space="preserve">We optimise queries, storage, indexes, backups, and database performance.</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tokwg6s9i6gu" w:id="96"/>
      <w:bookmarkEnd w:id="96"/>
      <w:r w:rsidDel="00000000" w:rsidR="00000000" w:rsidRPr="00000000">
        <w:rPr>
          <w:b w:val="1"/>
          <w:bCs w:val="1"/>
          <w:color w:val="000000"/>
          <w:sz w:val="22"/>
          <w:szCs w:val="22"/>
          <w:rtl w:val="0"/>
        </w:rPr>
        <w:t xml:space="preserve">Feature and Scalability Enhancements</w:t>
      </w:r>
    </w:p>
    <w:p w:rsidR="00000000" w:rsidDel="00000000" w:rsidP="00000000" w:rsidRDefault="00000000" w:rsidRPr="00000000" w14:paraId="00000164">
      <w:pPr>
        <w:spacing w:after="240" w:before="240" w:lineRule="auto"/>
        <w:rPr/>
      </w:pPr>
      <w:r w:rsidDel="00000000" w:rsidR="00000000" w:rsidRPr="00000000">
        <w:rPr>
          <w:rtl w:val="0"/>
        </w:rPr>
        <w:t xml:space="preserve">We add functions, integrations, resources, and architectural improvements when required.</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manx6k84fkod" w:id="97"/>
      <w:bookmarkEnd w:id="97"/>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66">
      <w:pPr>
        <w:numPr>
          <w:ilvl w:val="0"/>
          <w:numId w:val="21"/>
        </w:numPr>
        <w:spacing w:after="0" w:afterAutospacing="0" w:before="240" w:lineRule="auto"/>
        <w:ind w:left="720" w:hanging="360"/>
      </w:pPr>
      <w:r w:rsidDel="00000000" w:rsidR="00000000" w:rsidRPr="00000000">
        <w:rPr>
          <w:rtl w:val="0"/>
        </w:rPr>
        <w:t xml:space="preserve">Security and software updates</w:t>
      </w:r>
    </w:p>
    <w:p w:rsidR="00000000" w:rsidDel="00000000" w:rsidP="00000000" w:rsidRDefault="00000000" w:rsidRPr="00000000" w14:paraId="00000167">
      <w:pPr>
        <w:numPr>
          <w:ilvl w:val="0"/>
          <w:numId w:val="21"/>
        </w:numPr>
        <w:spacing w:after="0" w:afterAutospacing="0" w:before="0" w:beforeAutospacing="0" w:lineRule="auto"/>
        <w:ind w:left="720" w:hanging="360"/>
      </w:pPr>
      <w:r w:rsidDel="00000000" w:rsidR="00000000" w:rsidRPr="00000000">
        <w:rPr>
          <w:rtl w:val="0"/>
        </w:rPr>
        <w:t xml:space="preserve">Monitoring and technical support</w:t>
      </w:r>
    </w:p>
    <w:p w:rsidR="00000000" w:rsidDel="00000000" w:rsidP="00000000" w:rsidRDefault="00000000" w:rsidRPr="00000000" w14:paraId="00000168">
      <w:pPr>
        <w:numPr>
          <w:ilvl w:val="0"/>
          <w:numId w:val="21"/>
        </w:numPr>
        <w:spacing w:after="0" w:afterAutospacing="0" w:before="0" w:beforeAutospacing="0" w:lineRule="auto"/>
        <w:ind w:left="720" w:hanging="360"/>
      </w:pPr>
      <w:r w:rsidDel="00000000" w:rsidR="00000000" w:rsidRPr="00000000">
        <w:rPr>
          <w:rtl w:val="0"/>
        </w:rPr>
        <w:t xml:space="preserve">Database and performance maintenance</w:t>
      </w:r>
    </w:p>
    <w:p w:rsidR="00000000" w:rsidDel="00000000" w:rsidP="00000000" w:rsidRDefault="00000000" w:rsidRPr="00000000" w14:paraId="00000169">
      <w:pPr>
        <w:numPr>
          <w:ilvl w:val="0"/>
          <w:numId w:val="21"/>
        </w:numPr>
        <w:spacing w:after="240" w:before="0" w:beforeAutospacing="0" w:lineRule="auto"/>
        <w:ind w:left="720" w:hanging="360"/>
      </w:pPr>
      <w:r w:rsidDel="00000000" w:rsidR="00000000" w:rsidRPr="00000000">
        <w:rPr>
          <w:rtl w:val="0"/>
        </w:rPr>
        <w:t xml:space="preserve">Feature enhancements and maintenance reports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1utyphrw71sb" w:id="98"/>
      <w:bookmarkEnd w:id="98"/>
      <w:r w:rsidDel="00000000" w:rsidR="00000000" w:rsidRPr="00000000">
        <w:rPr>
          <w:b w:val="1"/>
          <w:bCs w:val="1"/>
          <w:sz w:val="46"/>
          <w:szCs w:val="46"/>
          <w:rtl w:val="0"/>
        </w:rPr>
        <w:t xml:space="preserve">SECTION 8 – CONTACT FORM</w:t>
      </w:r>
    </w:p>
    <w:p w:rsidR="00000000" w:rsidDel="00000000" w:rsidP="00000000" w:rsidRDefault="00000000" w:rsidRPr="00000000" w14:paraId="0000016C">
      <w:pPr>
        <w:spacing w:after="240" w:before="240" w:lineRule="auto"/>
        <w:rPr/>
      </w:pPr>
      <w:r w:rsidDel="00000000" w:rsidR="00000000" w:rsidRPr="00000000">
        <w:rPr>
          <w:rtl w:val="0"/>
        </w:rPr>
        <w:t xml:space="preserve">Retain the existing contact form structure, content, form fields, CTA button, validation, and “I am not a robot” reCAPTCHA without changes.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879ano6ks874" w:id="99"/>
      <w:bookmarkEnd w:id="99"/>
      <w:r w:rsidDel="00000000" w:rsidR="00000000" w:rsidRPr="00000000">
        <w:rPr>
          <w:b w:val="1"/>
          <w:bCs w:val="1"/>
          <w:sz w:val="46"/>
          <w:szCs w:val="46"/>
          <w:rtl w:val="0"/>
        </w:rPr>
        <w:t xml:space="preserve">SECTION 9 – LOCATIONS</w:t>
      </w:r>
    </w:p>
    <w:p w:rsidR="00000000" w:rsidDel="00000000" w:rsidP="00000000" w:rsidRDefault="00000000" w:rsidRPr="00000000" w14:paraId="0000016F">
      <w:pPr>
        <w:spacing w:after="240" w:before="240" w:lineRule="auto"/>
        <w:rPr/>
      </w:pPr>
      <w:r w:rsidDel="00000000" w:rsidR="00000000" w:rsidRPr="00000000">
        <w:rPr>
          <w:rtl w:val="0"/>
        </w:rPr>
        <w:t xml:space="preserve">Retain the existing location content and world-map background design without structural or content changes.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owfsfm3n6456" w:id="100"/>
      <w:bookmarkEnd w:id="100"/>
      <w:r w:rsidDel="00000000" w:rsidR="00000000" w:rsidRPr="00000000">
        <w:rPr>
          <w:b w:val="1"/>
          <w:bCs w:val="1"/>
          <w:sz w:val="46"/>
          <w:szCs w:val="46"/>
          <w:rtl w:val="0"/>
        </w:rPr>
        <w:t xml:space="preserve">SECTION 10 – FOOTER</w:t>
      </w:r>
    </w:p>
    <w:p w:rsidR="00000000" w:rsidDel="00000000" w:rsidP="00000000" w:rsidRDefault="00000000" w:rsidRPr="00000000" w14:paraId="00000172">
      <w:pPr>
        <w:spacing w:after="240" w:before="240" w:lineRule="auto"/>
        <w:rPr/>
      </w:pPr>
      <w:r w:rsidDel="00000000" w:rsidR="00000000" w:rsidRPr="00000000">
        <w:rPr>
          <w:rtl w:val="0"/>
        </w:rPr>
        <w:t xml:space="preserve">Retain the existing footer layout and content without changes.</w:t>
      </w:r>
    </w:p>
    <w:p w:rsidR="00000000" w:rsidDel="00000000" w:rsidP="00000000" w:rsidRDefault="00000000" w:rsidRPr="00000000" w14:paraId="00000173">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74">
      <w:pPr>
        <w:numPr>
          <w:ilvl w:val="0"/>
          <w:numId w:val="17"/>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75">
      <w:pPr>
        <w:numPr>
          <w:ilvl w:val="0"/>
          <w:numId w:val="17"/>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76">
      <w:pPr>
        <w:numPr>
          <w:ilvl w:val="0"/>
          <w:numId w:val="17"/>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77">
      <w:pPr>
        <w:numPr>
          <w:ilvl w:val="0"/>
          <w:numId w:val="17"/>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78">
      <w:pPr>
        <w:numPr>
          <w:ilvl w:val="0"/>
          <w:numId w:val="17"/>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79">
      <w:pPr>
        <w:numPr>
          <w:ilvl w:val="0"/>
          <w:numId w:val="17"/>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7A">
      <w:pPr>
        <w:numPr>
          <w:ilvl w:val="0"/>
          <w:numId w:val="17"/>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7B">
      <w:pPr>
        <w:numPr>
          <w:ilvl w:val="0"/>
          <w:numId w:val="17"/>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